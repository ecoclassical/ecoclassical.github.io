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32044" w14:textId="331D73CE" w:rsidR="00AD6837" w:rsidRPr="00363071" w:rsidRDefault="004B31B8">
      <w:pPr>
        <w:rPr>
          <w:sz w:val="32"/>
          <w:szCs w:val="32"/>
        </w:rPr>
      </w:pPr>
      <w:r w:rsidRPr="00363071">
        <w:rPr>
          <w:sz w:val="32"/>
          <w:szCs w:val="32"/>
        </w:rPr>
        <w:t xml:space="preserve">Mapping the industrial base for the new energy economy: predicting competitiveness in </w:t>
      </w:r>
      <w:r w:rsidR="00B9638A" w:rsidRPr="00363071">
        <w:rPr>
          <w:sz w:val="32"/>
          <w:szCs w:val="32"/>
        </w:rPr>
        <w:t>clean energy economic opportunities</w:t>
      </w:r>
    </w:p>
    <w:p w14:paraId="0AD3D2FB" w14:textId="2227E150" w:rsidR="0029665D" w:rsidRDefault="0029665D">
      <w:commentRangeStart w:id="0"/>
      <w:r>
        <w:t xml:space="preserve">Ishana Ratan, </w:t>
      </w:r>
      <w:r w:rsidR="00057A44">
        <w:t xml:space="preserve">Jonas Goldman, Becky Han, </w:t>
      </w:r>
      <w:r>
        <w:t>Ben</w:t>
      </w:r>
      <w:r w:rsidR="00512384">
        <w:t>jamin</w:t>
      </w:r>
      <w:r>
        <w:t xml:space="preserve"> Bagozzi, </w:t>
      </w:r>
      <w:r w:rsidR="00057A44">
        <w:t xml:space="preserve">Tim Sahay, </w:t>
      </w:r>
      <w:r>
        <w:t>and Bentley Allan</w:t>
      </w:r>
      <w:commentRangeEnd w:id="0"/>
      <w:r w:rsidR="008C5401">
        <w:rPr>
          <w:rStyle w:val="CommentReference"/>
          <w:sz w:val="24"/>
          <w:szCs w:val="24"/>
        </w:rPr>
        <w:commentReference w:id="0"/>
      </w:r>
    </w:p>
    <w:p w14:paraId="2B784826" w14:textId="77777777" w:rsidR="00363071" w:rsidRDefault="00363071"/>
    <w:p w14:paraId="1B90BACC" w14:textId="5B8D06D9" w:rsidR="008C0AD6" w:rsidRPr="00A840E3" w:rsidRDefault="00557DAD" w:rsidP="008C0AD6">
      <w:pPr>
        <w:rPr>
          <w:ins w:id="1" w:author="Bentley Allan" w:date="2025-08-25T12:33:00Z"/>
          <w:rFonts w:ascii="Aptos" w:hAnsi="Aptos"/>
          <w:rPrChange w:id="2" w:author="Bentley Allan" w:date="2025-08-29T10:51:00Z" w16du:dateUtc="2025-08-29T14:51:00Z">
            <w:rPr>
              <w:ins w:id="3" w:author="Bentley Allan" w:date="2025-08-25T12:33:00Z"/>
            </w:rPr>
          </w:rPrChange>
        </w:rPr>
      </w:pPr>
      <w:r w:rsidRPr="00A840E3">
        <w:rPr>
          <w:rFonts w:ascii="Aptos" w:hAnsi="Aptos"/>
          <w:rPrChange w:id="4" w:author="Bentley Allan" w:date="2025-08-29T10:51:00Z" w16du:dateUtc="2025-08-29T14:51:00Z">
            <w:rPr/>
          </w:rPrChange>
        </w:rPr>
        <w:t>Abstract</w:t>
      </w:r>
      <w:r w:rsidR="00D8473A" w:rsidRPr="00A840E3">
        <w:rPr>
          <w:rFonts w:ascii="Aptos" w:hAnsi="Aptos"/>
          <w:rPrChange w:id="5" w:author="Bentley Allan" w:date="2025-08-29T10:51:00Z" w16du:dateUtc="2025-08-29T14:51:00Z">
            <w:rPr/>
          </w:rPrChange>
        </w:rPr>
        <w:t xml:space="preserve">: </w:t>
      </w:r>
      <w:ins w:id="6" w:author="Bentley Allan" w:date="2025-08-25T12:33:00Z">
        <w:r w:rsidR="008C0AD6" w:rsidRPr="00A840E3">
          <w:rPr>
            <w:rFonts w:ascii="Aptos" w:hAnsi="Aptos"/>
            <w:rPrChange w:id="7" w:author="Bentley Allan" w:date="2025-08-29T10:51:00Z" w16du:dateUtc="2025-08-29T14:51:00Z">
              <w:rPr/>
            </w:rPrChange>
          </w:rPr>
          <w:t xml:space="preserve">Countries all over the world are designing green industrial policies to upgrade their economies and position their firms in global value chains. If successful, these strategies could continue to generate cost declines, locking in decarbonization pathways that draw on new energy technologies. However, there are two central risks. First, countries could make investments in sectors where they cannot be competitive. Second, poor quality information about the opportunity set and the specific nature of economic opportunities will lead many countries to compete in a small number of technologies. Instead, countries need to spread out and compete in their areas of </w:t>
        </w:r>
        <w:proofErr w:type="gramStart"/>
        <w:r w:rsidR="008C0AD6" w:rsidRPr="00A840E3">
          <w:rPr>
            <w:rFonts w:ascii="Aptos" w:hAnsi="Aptos"/>
            <w:rPrChange w:id="8" w:author="Bentley Allan" w:date="2025-08-29T10:51:00Z" w16du:dateUtc="2025-08-29T14:51:00Z">
              <w:rPr/>
            </w:rPrChange>
          </w:rPr>
          <w:t>strength</w:t>
        </w:r>
      </w:ins>
      <w:proofErr w:type="gramEnd"/>
      <w:ins w:id="9" w:author="Bentley Allan" w:date="2025-08-25T12:33:00Z" w16du:dateUtc="2025-08-25T16:33:00Z">
        <w:r w:rsidR="008C0AD6" w:rsidRPr="00A840E3">
          <w:rPr>
            <w:rFonts w:ascii="Aptos" w:hAnsi="Aptos"/>
            <w:rPrChange w:id="10" w:author="Bentley Allan" w:date="2025-08-29T10:51:00Z" w16du:dateUtc="2025-08-29T14:51:00Z">
              <w:rPr/>
            </w:rPrChange>
          </w:rPr>
          <w:t xml:space="preserve"> but this </w:t>
        </w:r>
      </w:ins>
      <w:ins w:id="11" w:author="Bentley Allan" w:date="2025-08-25T12:33:00Z">
        <w:r w:rsidR="008C0AD6" w:rsidRPr="00A840E3">
          <w:rPr>
            <w:rFonts w:ascii="Aptos" w:hAnsi="Aptos"/>
            <w:rPrChange w:id="12" w:author="Bentley Allan" w:date="2025-08-29T10:51:00Z" w16du:dateUtc="2025-08-29T14:51:00Z">
              <w:rPr/>
            </w:rPrChange>
          </w:rPr>
          <w:t>requir</w:t>
        </w:r>
      </w:ins>
      <w:ins w:id="13" w:author="Bentley Allan" w:date="2025-08-25T12:33:00Z" w16du:dateUtc="2025-08-25T16:33:00Z">
        <w:r w:rsidR="008C0AD6" w:rsidRPr="00A840E3">
          <w:rPr>
            <w:rFonts w:ascii="Aptos" w:hAnsi="Aptos"/>
            <w:rPrChange w:id="14" w:author="Bentley Allan" w:date="2025-08-29T10:51:00Z" w16du:dateUtc="2025-08-29T14:51:00Z">
              <w:rPr/>
            </w:rPrChange>
          </w:rPr>
          <w:t>es</w:t>
        </w:r>
      </w:ins>
      <w:ins w:id="15" w:author="Bentley Allan" w:date="2025-08-25T12:33:00Z">
        <w:r w:rsidR="008C0AD6" w:rsidRPr="00A840E3">
          <w:rPr>
            <w:rFonts w:ascii="Aptos" w:hAnsi="Aptos"/>
            <w:rPrChange w:id="16" w:author="Bentley Allan" w:date="2025-08-29T10:51:00Z" w16du:dateUtc="2025-08-29T14:51:00Z">
              <w:rPr/>
            </w:rPrChange>
          </w:rPr>
          <w:t xml:space="preserve"> granular tools to map capabilities and opportunities.</w:t>
        </w:r>
      </w:ins>
      <w:ins w:id="17" w:author="Bentley Allan" w:date="2025-08-25T12:34:00Z" w16du:dateUtc="2025-08-25T16:34:00Z">
        <w:r w:rsidR="00F730DF" w:rsidRPr="00A840E3">
          <w:rPr>
            <w:rFonts w:ascii="Aptos" w:hAnsi="Aptos"/>
            <w:rPrChange w:id="18" w:author="Bentley Allan" w:date="2025-08-29T10:51:00Z" w16du:dateUtc="2025-08-29T14:51:00Z">
              <w:rPr/>
            </w:rPrChange>
          </w:rPr>
          <w:t xml:space="preserve"> </w:t>
        </w:r>
      </w:ins>
      <w:ins w:id="19" w:author="Bentley Allan" w:date="2025-08-25T12:33:00Z">
        <w:r w:rsidR="008C0AD6" w:rsidRPr="00A840E3">
          <w:rPr>
            <w:rFonts w:ascii="Aptos" w:hAnsi="Aptos"/>
            <w:rPrChange w:id="20" w:author="Bentley Allan" w:date="2025-08-29T10:51:00Z" w16du:dateUtc="2025-08-29T14:51:00Z">
              <w:rPr/>
            </w:rPrChange>
          </w:rPr>
          <w:t xml:space="preserve">In this paper, </w:t>
        </w:r>
      </w:ins>
      <w:ins w:id="21" w:author="Bentley Allan" w:date="2025-08-25T12:33:00Z" w16du:dateUtc="2025-08-25T16:33:00Z">
        <w:r w:rsidR="008C0AD6" w:rsidRPr="00A840E3">
          <w:rPr>
            <w:rFonts w:ascii="Aptos" w:hAnsi="Aptos" w:cs="Helvetica"/>
            <w:kern w:val="0"/>
            <w:rPrChange w:id="22" w:author="Bentley Allan" w:date="2025-08-29T10:51:00Z" w16du:dateUtc="2025-08-29T14:51:00Z">
              <w:rPr>
                <w:rFonts w:ascii="Helvetica" w:hAnsi="Helvetica" w:cs="Helvetica"/>
                <w:kern w:val="0"/>
              </w:rPr>
            </w:rPrChange>
          </w:rPr>
          <w:t xml:space="preserve">we seek to identify the priority sectors for investment in all countries. </w:t>
        </w:r>
      </w:ins>
      <w:ins w:id="23" w:author="Bentley Allan" w:date="2025-08-25T12:33:00Z">
        <w:r w:rsidR="008C0AD6" w:rsidRPr="00A840E3">
          <w:rPr>
            <w:rFonts w:ascii="Aptos" w:hAnsi="Aptos"/>
            <w:rPrChange w:id="24" w:author="Bentley Allan" w:date="2025-08-29T10:51:00Z" w16du:dateUtc="2025-08-29T14:51:00Z">
              <w:rPr/>
            </w:rPrChange>
          </w:rPr>
          <w:t>This in turn relies on answers to deeper questions. What are the countries’ comparative advantages? What does the country have to contribute to net zero supply chains that it could transform into competitive advantages?</w:t>
        </w:r>
      </w:ins>
      <w:ins w:id="25" w:author="Bentley Allan" w:date="2025-08-25T12:33:00Z" w16du:dateUtc="2025-08-25T16:33:00Z">
        <w:r w:rsidR="0044009C" w:rsidRPr="00A840E3">
          <w:rPr>
            <w:rFonts w:ascii="Aptos" w:hAnsi="Aptos"/>
            <w:rPrChange w:id="26" w:author="Bentley Allan" w:date="2025-08-29T10:51:00Z" w16du:dateUtc="2025-08-29T14:51:00Z">
              <w:rPr/>
            </w:rPrChange>
          </w:rPr>
          <w:t xml:space="preserve"> We present </w:t>
        </w:r>
      </w:ins>
      <w:ins w:id="27" w:author="Bentley Allan" w:date="2025-08-25T12:34:00Z" w16du:dateUtc="2025-08-25T16:34:00Z">
        <w:r w:rsidR="0044009C" w:rsidRPr="00A840E3">
          <w:rPr>
            <w:rFonts w:ascii="Aptos" w:hAnsi="Aptos"/>
            <w:rPrChange w:id="28" w:author="Bentley Allan" w:date="2025-08-29T10:51:00Z" w16du:dateUtc="2025-08-29T14:51:00Z">
              <w:rPr/>
            </w:rPrChange>
          </w:rPr>
          <w:t>a machine learning model that predicts country competitiveness across 10 clean energy technologies.</w:t>
        </w:r>
      </w:ins>
    </w:p>
    <w:p w14:paraId="63138D85" w14:textId="1A5ADA0F" w:rsidR="00557DAD" w:rsidRDefault="00557DAD"/>
    <w:p w14:paraId="13EAD3E6" w14:textId="77777777" w:rsidR="00557DAD" w:rsidRDefault="00557DAD"/>
    <w:p w14:paraId="6B8819C1" w14:textId="34A0092B" w:rsidR="00557DAD" w:rsidRDefault="00557DAD">
      <w:r>
        <w:t xml:space="preserve">Keywords: industrial policy; </w:t>
      </w:r>
      <w:r w:rsidR="00422592">
        <w:t xml:space="preserve">industrial base; </w:t>
      </w:r>
      <w:r>
        <w:t>green comparative advantage; exports; machine learning</w:t>
      </w:r>
      <w:r w:rsidR="00422592">
        <w:t>; global value chains</w:t>
      </w:r>
    </w:p>
    <w:p w14:paraId="28BF4AE8" w14:textId="77777777" w:rsidR="001252EA" w:rsidRDefault="001252EA"/>
    <w:p w14:paraId="75D5507B" w14:textId="11CF66E4" w:rsidR="009844C1" w:rsidRDefault="00084012" w:rsidP="008428D3">
      <w:pPr>
        <w:pStyle w:val="Heading2"/>
      </w:pPr>
      <w:r w:rsidRPr="00084012">
        <w:t>Introduction</w:t>
      </w:r>
    </w:p>
    <w:p w14:paraId="23B9C3B3" w14:textId="70656103" w:rsidR="008428D3" w:rsidRDefault="00EE0A24" w:rsidP="00EE0A24">
      <w:r w:rsidRPr="00EE0A24">
        <w:t xml:space="preserve">Countries all over the world are designing green industrial policies to </w:t>
      </w:r>
      <w:r w:rsidR="00064FEF">
        <w:t xml:space="preserve">upgrade their economies and </w:t>
      </w:r>
      <w:r w:rsidRPr="00EE0A24">
        <w:t>position their firms in global value chains.</w:t>
      </w:r>
      <w:r w:rsidR="0087764D">
        <w:rPr>
          <w:rStyle w:val="EndnoteReference"/>
        </w:rPr>
        <w:endnoteReference w:id="1"/>
      </w:r>
      <w:r w:rsidR="00ED1AF6">
        <w:t xml:space="preserve"> </w:t>
      </w:r>
      <w:r w:rsidR="00F64D62">
        <w:t xml:space="preserve">The success of China’s industrial strategy for wind, solar, and batteries has spurred action in both developing and developed countries. </w:t>
      </w:r>
      <w:r w:rsidR="00B33A52">
        <w:t>Focused investment and coordination in China and elsewhere drove down the cost of these technologies to the point that they are now competitive with conventional energy incumbents.</w:t>
      </w:r>
      <w:r w:rsidR="006B4E58">
        <w:t xml:space="preserve"> Now there is c</w:t>
      </w:r>
      <w:r w:rsidR="0081110D">
        <w:t>ompetitio</w:t>
      </w:r>
      <w:r w:rsidR="006B4E58">
        <w:t>n</w:t>
      </w:r>
      <w:r w:rsidR="0081110D">
        <w:t xml:space="preserve"> </w:t>
      </w:r>
      <w:r w:rsidR="006B4E58">
        <w:t>across</w:t>
      </w:r>
      <w:r w:rsidR="0081110D">
        <w:t xml:space="preserve"> </w:t>
      </w:r>
      <w:r w:rsidR="00003530">
        <w:t xml:space="preserve">a range of technology </w:t>
      </w:r>
      <w:r w:rsidR="00D367E9">
        <w:t xml:space="preserve">verticals including heat pumps, </w:t>
      </w:r>
      <w:proofErr w:type="spellStart"/>
      <w:r w:rsidR="00D367E9">
        <w:t>electrolyzers</w:t>
      </w:r>
      <w:proofErr w:type="spellEnd"/>
      <w:r w:rsidR="00D367E9">
        <w:t xml:space="preserve">, permanent magnets, </w:t>
      </w:r>
      <w:r w:rsidR="005C5461">
        <w:t xml:space="preserve">biofuels, nuclear, geothermal, and transmission equipment. </w:t>
      </w:r>
      <w:r w:rsidR="00B72E81">
        <w:t xml:space="preserve">If successful, these strategies could </w:t>
      </w:r>
      <w:r w:rsidR="0081110D">
        <w:t xml:space="preserve">continue to </w:t>
      </w:r>
      <w:r w:rsidR="0081110D">
        <w:lastRenderedPageBreak/>
        <w:t xml:space="preserve">generate cost declines, locking in decarbonization </w:t>
      </w:r>
      <w:r w:rsidR="00003530">
        <w:t xml:space="preserve">pathways that draw on new energy technologies. </w:t>
      </w:r>
    </w:p>
    <w:p w14:paraId="1CC27E32" w14:textId="0FC4EAC8" w:rsidR="003B4926" w:rsidRDefault="00CF660D" w:rsidP="00EE0A24">
      <w:r>
        <w:t xml:space="preserve">However, there are two </w:t>
      </w:r>
      <w:r w:rsidR="002B5A24">
        <w:t xml:space="preserve">central risks. First, </w:t>
      </w:r>
      <w:r w:rsidR="000A4430">
        <w:t xml:space="preserve">countries could </w:t>
      </w:r>
      <w:del w:id="29" w:author="Ratan, Ishana" w:date="2025-07-14T09:18:00Z" w16du:dateUtc="2025-07-14T14:18:00Z">
        <w:r w:rsidR="000A4430" w:rsidDel="00917ABE">
          <w:delText>make bad investments</w:delText>
        </w:r>
      </w:del>
      <w:ins w:id="30" w:author="Ratan, Ishana" w:date="2025-07-14T09:18:00Z" w16du:dateUtc="2025-07-14T14:18:00Z">
        <w:r w:rsidR="00917ABE">
          <w:t>make investments</w:t>
        </w:r>
      </w:ins>
      <w:r w:rsidR="000A4430">
        <w:t xml:space="preserve"> in sectors </w:t>
      </w:r>
      <w:ins w:id="31" w:author="Ratan, Ishana" w:date="2025-07-14T09:18:00Z" w16du:dateUtc="2025-07-14T14:18:00Z">
        <w:r w:rsidR="00917ABE">
          <w:t>where</w:t>
        </w:r>
      </w:ins>
      <w:del w:id="32" w:author="Ratan, Ishana" w:date="2025-07-14T09:18:00Z" w16du:dateUtc="2025-07-14T14:18:00Z">
        <w:r w:rsidR="000A4430" w:rsidDel="00917ABE">
          <w:delText>that</w:delText>
        </w:r>
      </w:del>
      <w:r w:rsidR="000A4430">
        <w:t xml:space="preserve"> they cannot be competitive</w:t>
      </w:r>
      <w:del w:id="33" w:author="Ratan, Ishana" w:date="2025-07-14T09:18:00Z" w16du:dateUtc="2025-07-14T14:18:00Z">
        <w:r w:rsidR="000A4430" w:rsidDel="00917ABE">
          <w:delText xml:space="preserve"> in</w:delText>
        </w:r>
      </w:del>
      <w:r w:rsidR="000A4430">
        <w:t xml:space="preserve">. </w:t>
      </w:r>
      <w:r w:rsidR="0056692A">
        <w:t xml:space="preserve">Countries pursuing green industrial policy must recognize that competitive advantage in high technology areas can be built over time, as China’s example shows, but that </w:t>
      </w:r>
      <w:r w:rsidR="008E2A5B">
        <w:t xml:space="preserve">it is not infinitely elastic in the short-term. Thus, industrial strategies are more likely to be successful if they build on </w:t>
      </w:r>
      <w:r w:rsidR="008E2A5B" w:rsidRPr="00CE05BC">
        <w:t>existing strengths while charting pathways</w:t>
      </w:r>
      <w:r w:rsidR="00685AE0">
        <w:t xml:space="preserve"> into new areas.</w:t>
      </w:r>
    </w:p>
    <w:p w14:paraId="54FD3C21" w14:textId="65009EDD" w:rsidR="00554FDD" w:rsidRDefault="00D8473A" w:rsidP="00EE0A24">
      <w:r>
        <w:t xml:space="preserve">Second, </w:t>
      </w:r>
      <w:r w:rsidR="0028132E">
        <w:t xml:space="preserve">poor quality information about the </w:t>
      </w:r>
      <w:commentRangeStart w:id="34"/>
      <w:commentRangeStart w:id="35"/>
      <w:r w:rsidR="0028132E">
        <w:t xml:space="preserve">opportunity set </w:t>
      </w:r>
      <w:commentRangeEnd w:id="34"/>
      <w:r w:rsidR="008F29C5">
        <w:rPr>
          <w:rStyle w:val="CommentReference"/>
        </w:rPr>
        <w:commentReference w:id="34"/>
      </w:r>
      <w:commentRangeEnd w:id="35"/>
      <w:r w:rsidR="00917ABE">
        <w:rPr>
          <w:rStyle w:val="CommentReference"/>
        </w:rPr>
        <w:commentReference w:id="35"/>
      </w:r>
      <w:r w:rsidR="0028132E">
        <w:t>and the specific nature of economic opportunities</w:t>
      </w:r>
      <w:r w:rsidR="00853F1F">
        <w:t xml:space="preserve"> will lead many countries to compete in a small number of </w:t>
      </w:r>
      <w:del w:id="36" w:author="Ratan, Ishana" w:date="2025-07-14T09:20:00Z" w16du:dateUtc="2025-07-14T14:20:00Z">
        <w:r w:rsidR="00853F1F" w:rsidDel="00917ABE">
          <w:delText>opportunity areas</w:delText>
        </w:r>
      </w:del>
      <w:ins w:id="37" w:author="Ratan, Ishana" w:date="2025-07-14T09:20:00Z" w16du:dateUtc="2025-07-14T14:20:00Z">
        <w:r w:rsidR="00917ABE">
          <w:t>technologies</w:t>
        </w:r>
      </w:ins>
      <w:r w:rsidR="00413973">
        <w:t>.</w:t>
      </w:r>
      <w:r w:rsidR="00F101D0">
        <w:t xml:space="preserve"> For example, in 2020 and 2021, many countries announced hydrogen or solar manufacturing strategies.</w:t>
      </w:r>
      <w:r w:rsidR="00853F1F">
        <w:t xml:space="preserve"> This herding and strategic concentration </w:t>
      </w:r>
      <w:r w:rsidR="00AA7701">
        <w:t>can create real problems for developing countries, as overinvestment in coffee and other commodities did in the 1960s.</w:t>
      </w:r>
      <w:r w:rsidR="00413973">
        <w:t xml:space="preserve"> </w:t>
      </w:r>
      <w:r w:rsidR="00554FDD">
        <w:t xml:space="preserve">Rising production pushed down prices, and exposed many countries’ bets. </w:t>
      </w:r>
    </w:p>
    <w:p w14:paraId="14E62105" w14:textId="6D667517" w:rsidR="0087764D" w:rsidRDefault="00255D4A" w:rsidP="00EE0A24">
      <w:r>
        <w:t xml:space="preserve">Instead, countries need to spread out and compete in their areas of strength. </w:t>
      </w:r>
      <w:r w:rsidR="00413973">
        <w:t xml:space="preserve">As Nahm has shown, clean energy technologies are built on complex global </w:t>
      </w:r>
      <w:r>
        <w:t xml:space="preserve">divisions of </w:t>
      </w:r>
      <w:proofErr w:type="spellStart"/>
      <w:r>
        <w:t>labour</w:t>
      </w:r>
      <w:proofErr w:type="spellEnd"/>
      <w:r w:rsidR="00413973">
        <w:t xml:space="preserve"> in which countries develop niche</w:t>
      </w:r>
      <w:r w:rsidR="005946BE">
        <w:t xml:space="preserve"> comparative advantages rooted in their economic institutions.</w:t>
      </w:r>
      <w:r w:rsidR="005946BE">
        <w:rPr>
          <w:rStyle w:val="EndnoteReference"/>
        </w:rPr>
        <w:endnoteReference w:id="2"/>
      </w:r>
      <w:r w:rsidR="005946BE">
        <w:t xml:space="preserve"> </w:t>
      </w:r>
      <w:r w:rsidR="00A8236D">
        <w:t xml:space="preserve">What this means is that countries’ opportunities are likely to be far more specific than </w:t>
      </w:r>
      <w:proofErr w:type="gramStart"/>
      <w:r w:rsidR="00A8236D">
        <w:t>policy-makers</w:t>
      </w:r>
      <w:proofErr w:type="gramEnd"/>
      <w:r w:rsidR="00A8236D">
        <w:t xml:space="preserve"> may think, requiring granular tools to map capabilities and opportunities. </w:t>
      </w:r>
    </w:p>
    <w:p w14:paraId="4119FBF9" w14:textId="44308D76" w:rsidR="00501629" w:rsidRDefault="00A82AB5" w:rsidP="00191202">
      <w:pPr>
        <w:tabs>
          <w:tab w:val="num" w:pos="1440"/>
        </w:tabs>
      </w:pPr>
      <w:r>
        <w:t>For both these reasons, c</w:t>
      </w:r>
      <w:r w:rsidR="00685AE0" w:rsidRPr="003F2AD9">
        <w:t>ountries need rigorous analytics and strategy to support industrial policy</w:t>
      </w:r>
      <w:r w:rsidR="00685AE0">
        <w:t xml:space="preserve"> design. </w:t>
      </w:r>
      <w:commentRangeStart w:id="38"/>
      <w:r w:rsidR="00191202">
        <w:t>In this paper, we seek to help countries address a central problem: w</w:t>
      </w:r>
      <w:r w:rsidR="00621BBB" w:rsidRPr="00621BBB">
        <w:t xml:space="preserve">hat are the </w:t>
      </w:r>
      <w:r w:rsidR="00621BBB" w:rsidRPr="00621BBB">
        <w:rPr>
          <w:b/>
          <w:bCs/>
        </w:rPr>
        <w:t xml:space="preserve">priority sectors </w:t>
      </w:r>
      <w:r w:rsidR="00621BBB" w:rsidRPr="00621BBB">
        <w:t>for investment?</w:t>
      </w:r>
      <w:r w:rsidR="00191202">
        <w:t xml:space="preserve"> </w:t>
      </w:r>
      <w:commentRangeEnd w:id="38"/>
      <w:r w:rsidR="00433329">
        <w:rPr>
          <w:rStyle w:val="CommentReference"/>
        </w:rPr>
        <w:commentReference w:id="38"/>
      </w:r>
      <w:r w:rsidR="00191202">
        <w:t xml:space="preserve">This in turn relies on answers to deeper questions. </w:t>
      </w:r>
      <w:r w:rsidR="00621BBB" w:rsidRPr="00621BBB">
        <w:t>What are the countries’ comparative advantages?</w:t>
      </w:r>
      <w:r w:rsidR="00191202">
        <w:t xml:space="preserve"> </w:t>
      </w:r>
      <w:r w:rsidR="00621BBB" w:rsidRPr="00621BBB">
        <w:t>What does the country have to contribute to net zero supply chains</w:t>
      </w:r>
      <w:r w:rsidR="00191202">
        <w:t xml:space="preserve"> that it could transform into competitive advantages</w:t>
      </w:r>
      <w:r w:rsidR="00621BBB" w:rsidRPr="00621BBB">
        <w:t>?</w:t>
      </w:r>
    </w:p>
    <w:p w14:paraId="76B4BCE1" w14:textId="7D7A2431" w:rsidR="00081F10" w:rsidRDefault="003B4926" w:rsidP="000436E9">
      <w:proofErr w:type="gramStart"/>
      <w:r>
        <w:t>A number of</w:t>
      </w:r>
      <w:proofErr w:type="gramEnd"/>
      <w:r>
        <w:t xml:space="preserve"> studies have now set out to identify opportunities. </w:t>
      </w:r>
      <w:r w:rsidR="001648D7">
        <w:t xml:space="preserve">The seminal work of </w:t>
      </w:r>
      <w:r>
        <w:t>Hausmann and Hidalgo</w:t>
      </w:r>
      <w:r w:rsidR="00495AC1">
        <w:t xml:space="preserve"> on economic complexity</w:t>
      </w:r>
      <w:r w:rsidR="00B2434F">
        <w:t xml:space="preserve"> argues that </w:t>
      </w:r>
      <w:proofErr w:type="gramStart"/>
      <w:r w:rsidR="00B2434F">
        <w:t>countries’</w:t>
      </w:r>
      <w:proofErr w:type="gramEnd"/>
      <w:r w:rsidR="00B2434F">
        <w:t xml:space="preserve"> </w:t>
      </w:r>
      <w:r w:rsidR="00F12152">
        <w:t xml:space="preserve">should </w:t>
      </w:r>
      <w:r w:rsidR="00495AC1">
        <w:t xml:space="preserve">seek to develop capabilities </w:t>
      </w:r>
      <w:r w:rsidR="000436E9">
        <w:t>in products that are related or adjacent in the product space to their current exports</w:t>
      </w:r>
      <w:r w:rsidR="0066514A">
        <w:t>.</w:t>
      </w:r>
      <w:r w:rsidR="001B5AD3">
        <w:rPr>
          <w:rStyle w:val="EndnoteReference"/>
        </w:rPr>
        <w:endnoteReference w:id="3"/>
      </w:r>
      <w:r w:rsidR="0066514A">
        <w:t xml:space="preserve"> At the core of their approach is the idea that economies possess knowledge and skills that are not easy to </w:t>
      </w:r>
      <w:r w:rsidR="00FD1F9E">
        <w:t xml:space="preserve">acquire. </w:t>
      </w:r>
    </w:p>
    <w:p w14:paraId="1E90565A" w14:textId="6E60128E" w:rsidR="003B4926" w:rsidRDefault="00FD1F9E" w:rsidP="000436E9">
      <w:r>
        <w:t>This is consistent with in-depth qualitative work on manufacturing and innovation clusters</w:t>
      </w:r>
      <w:r w:rsidR="00D94CA9">
        <w:t xml:space="preserve">. </w:t>
      </w:r>
      <w:commentRangeStart w:id="39"/>
      <w:commentRangeStart w:id="40"/>
      <w:r w:rsidR="00D94CA9">
        <w:t xml:space="preserve">Berger </w:t>
      </w:r>
      <w:commentRangeEnd w:id="39"/>
      <w:r w:rsidR="0052309A">
        <w:rPr>
          <w:rStyle w:val="CommentReference"/>
        </w:rPr>
        <w:commentReference w:id="39"/>
      </w:r>
      <w:commentRangeEnd w:id="40"/>
      <w:r w:rsidR="00F874A4">
        <w:rPr>
          <w:rStyle w:val="CommentReference"/>
        </w:rPr>
        <w:commentReference w:id="40"/>
      </w:r>
      <w:r w:rsidR="00D94CA9">
        <w:t>and her collaborators argue that successful industries emerge from dense interaction</w:t>
      </w:r>
      <w:r w:rsidR="004957CC">
        <w:t>s</w:t>
      </w:r>
      <w:r w:rsidR="00D94CA9">
        <w:t xml:space="preserve"> </w:t>
      </w:r>
      <w:r w:rsidR="00B83F5A">
        <w:t xml:space="preserve">between the lab and the factory floor </w:t>
      </w:r>
      <w:r w:rsidR="004957CC">
        <w:t>because only those interactions can build the knowledge needed to sustain advanced industries.</w:t>
      </w:r>
      <w:r w:rsidR="00F32C02">
        <w:rPr>
          <w:rStyle w:val="EndnoteReference"/>
        </w:rPr>
        <w:endnoteReference w:id="4"/>
      </w:r>
    </w:p>
    <w:p w14:paraId="0C582CF8" w14:textId="3E7A2166" w:rsidR="00ED1AF6" w:rsidRDefault="00F32C02" w:rsidP="00EE0A24">
      <w:r>
        <w:t xml:space="preserve">Rosenow and Mealy, building on earlier work by Mealy </w:t>
      </w:r>
      <w:r w:rsidR="001D06DE">
        <w:t xml:space="preserve">and coauthors, </w:t>
      </w:r>
      <w:r w:rsidR="00264FAD">
        <w:t>create indices to assess countries decarbonization technology strengths and opportunities.</w:t>
      </w:r>
      <w:r w:rsidR="00C743DA">
        <w:rPr>
          <w:rStyle w:val="EndnoteReference"/>
        </w:rPr>
        <w:endnoteReference w:id="5"/>
      </w:r>
      <w:r w:rsidR="00264FAD">
        <w:t xml:space="preserve"> </w:t>
      </w:r>
      <w:r w:rsidR="00E2516E">
        <w:t>The</w:t>
      </w:r>
      <w:r w:rsidR="008A55D9">
        <w:t xml:space="preserve">y </w:t>
      </w:r>
      <w:r w:rsidR="00917B6F">
        <w:t xml:space="preserve">follow </w:t>
      </w:r>
      <w:r w:rsidR="00917B6F">
        <w:lastRenderedPageBreak/>
        <w:t xml:space="preserve">Hausmann and Hidalgo in </w:t>
      </w:r>
      <w:r w:rsidR="00AA248D">
        <w:t>argu</w:t>
      </w:r>
      <w:r w:rsidR="00917B6F">
        <w:t>ing</w:t>
      </w:r>
      <w:r w:rsidR="008A55D9">
        <w:t xml:space="preserve"> that </w:t>
      </w:r>
      <w:r w:rsidR="00252361">
        <w:t xml:space="preserve">countries </w:t>
      </w:r>
      <w:r w:rsidR="00AA248D">
        <w:t xml:space="preserve">have opportunities in areas </w:t>
      </w:r>
      <w:r w:rsidR="00AB54D8">
        <w:t xml:space="preserve">where their current capabilities align with </w:t>
      </w:r>
      <w:r w:rsidR="00917B6F">
        <w:t>their current revealed comparative advantage</w:t>
      </w:r>
      <w:r w:rsidR="00081F10">
        <w:t xml:space="preserve"> profile</w:t>
      </w:r>
      <w:r w:rsidR="00917B6F">
        <w:t>.</w:t>
      </w:r>
      <w:r w:rsidR="00081F10">
        <w:t xml:space="preserve"> </w:t>
      </w:r>
      <w:r w:rsidR="00917B6F">
        <w:t xml:space="preserve"> </w:t>
      </w:r>
    </w:p>
    <w:p w14:paraId="1BF9E118" w14:textId="77777777" w:rsidR="00E43F68" w:rsidRDefault="001252EA" w:rsidP="00EE0A24">
      <w:r>
        <w:t xml:space="preserve">In this paper, we build on </w:t>
      </w:r>
      <w:r w:rsidR="00081F10">
        <w:t xml:space="preserve">the critical insights of this work </w:t>
      </w:r>
      <w:r>
        <w:t xml:space="preserve">to develop a machine learning model </w:t>
      </w:r>
      <w:r w:rsidR="00081F10">
        <w:t xml:space="preserve">that predicts country competitiveness across </w:t>
      </w:r>
      <w:r w:rsidR="00064334">
        <w:t xml:space="preserve">10 clean energy technologies. Consistent with the approaches above, we build the model on </w:t>
      </w:r>
      <w:r w:rsidR="00C865CD">
        <w:t>global export data</w:t>
      </w:r>
      <w:r w:rsidR="00CA551D">
        <w:t xml:space="preserve"> because it provides the granularity necessary to deeply understand strengths and capabilities</w:t>
      </w:r>
      <w:r w:rsidR="00CD7504">
        <w:t xml:space="preserve">. </w:t>
      </w:r>
      <w:r w:rsidR="008C50B8">
        <w:t xml:space="preserve">Our model used </w:t>
      </w:r>
      <w:r w:rsidR="003A45D4">
        <w:t>three</w:t>
      </w:r>
      <w:r w:rsidR="008C50B8">
        <w:t xml:space="preserve"> sets of independent variables: </w:t>
      </w:r>
      <w:r w:rsidR="0081799B">
        <w:t>revealed comparative advantage in products in the supply and process chains for each technology</w:t>
      </w:r>
      <w:r w:rsidR="008B2A62">
        <w:t>, the co-exports for these products</w:t>
      </w:r>
      <w:r w:rsidR="003A45D4">
        <w:t xml:space="preserve">, and a slate of country characteristics (including </w:t>
      </w:r>
      <w:r w:rsidR="003A45D4" w:rsidRPr="003A45D4">
        <w:t>GDP, </w:t>
      </w:r>
      <w:r w:rsidR="003A45D4">
        <w:t xml:space="preserve">manufacturing as a percentage </w:t>
      </w:r>
      <w:r w:rsidR="003A45D4" w:rsidRPr="003A45D4">
        <w:t>of GDP</w:t>
      </w:r>
      <w:r w:rsidR="006B27B9">
        <w:t>, etc.</w:t>
      </w:r>
      <w:r w:rsidR="003A45D4">
        <w:t>)</w:t>
      </w:r>
      <w:r w:rsidR="0081799B">
        <w:t>.</w:t>
      </w:r>
      <w:r w:rsidR="006B27B9">
        <w:t xml:space="preserve"> </w:t>
      </w:r>
    </w:p>
    <w:p w14:paraId="4869C229" w14:textId="10AD425B" w:rsidR="00CC1799" w:rsidRDefault="006B27B9" w:rsidP="00EE0A24">
      <w:r>
        <w:t xml:space="preserve">We used a random forest model for </w:t>
      </w:r>
      <w:commentRangeStart w:id="41"/>
      <w:commentRangeStart w:id="42"/>
      <w:r>
        <w:t>classification and regression</w:t>
      </w:r>
      <w:r w:rsidR="00E43F68">
        <w:t xml:space="preserve"> </w:t>
      </w:r>
      <w:commentRangeEnd w:id="41"/>
      <w:r>
        <w:rPr>
          <w:rStyle w:val="CommentReference"/>
        </w:rPr>
        <w:commentReference w:id="41"/>
      </w:r>
      <w:commentRangeEnd w:id="42"/>
      <w:r w:rsidR="000F58D0">
        <w:rPr>
          <w:rStyle w:val="CommentReference"/>
        </w:rPr>
        <w:commentReference w:id="42"/>
      </w:r>
      <w:r w:rsidR="00E43F68">
        <w:t>against the final product in each technology vertical</w:t>
      </w:r>
      <w:r>
        <w:t xml:space="preserve">. </w:t>
      </w:r>
      <w:commentRangeStart w:id="43"/>
      <w:r>
        <w:t xml:space="preserve">The strength of a random forest model is that unlike other strategies, it </w:t>
      </w:r>
      <w:r w:rsidR="008E3EBF">
        <w:t>is broadly inductive and does not require us to make strong assumptions about what will predict competitiveness</w:t>
      </w:r>
      <w:r w:rsidR="00E43F68">
        <w:t xml:space="preserve"> in final product</w:t>
      </w:r>
      <w:r w:rsidR="008E3EBF">
        <w:t xml:space="preserve">. </w:t>
      </w:r>
      <w:r w:rsidR="0081799B">
        <w:t xml:space="preserve"> </w:t>
      </w:r>
      <w:commentRangeEnd w:id="43"/>
      <w:r>
        <w:rPr>
          <w:rStyle w:val="CommentReference"/>
        </w:rPr>
        <w:commentReference w:id="43"/>
      </w:r>
    </w:p>
    <w:p w14:paraId="10460E6C" w14:textId="7486DEA8" w:rsidR="00FF037E" w:rsidRDefault="00245C53" w:rsidP="00FF037E">
      <w:r>
        <w:t xml:space="preserve">We present </w:t>
      </w:r>
      <w:r w:rsidR="003F55F9">
        <w:t>results for 10 clean energy supply chains including the top predic</w:t>
      </w:r>
      <w:r w:rsidR="00B235F1">
        <w:t>tors in each technology. We find that advanced economies including China</w:t>
      </w:r>
      <w:r w:rsidR="00C323AE">
        <w:t xml:space="preserve">, Japan, </w:t>
      </w:r>
      <w:r w:rsidR="004B27E1">
        <w:t xml:space="preserve">Korea, </w:t>
      </w:r>
      <w:r w:rsidR="00C323AE">
        <w:t xml:space="preserve">Germany, and the United States are competitive across </w:t>
      </w:r>
      <w:r w:rsidR="004B27E1">
        <w:t xml:space="preserve">many verticals. But there are </w:t>
      </w:r>
      <w:r w:rsidR="006C4814">
        <w:t xml:space="preserve">many </w:t>
      </w:r>
      <w:r w:rsidR="00F51554">
        <w:t xml:space="preserve">opportunities for emerging markets and developing economies (EMDE) </w:t>
      </w:r>
      <w:r w:rsidR="0006575C">
        <w:t>with</w:t>
      </w:r>
      <w:r w:rsidR="00F51554">
        <w:t xml:space="preserve"> India</w:t>
      </w:r>
      <w:r w:rsidR="00B87471">
        <w:t xml:space="preserve">, </w:t>
      </w:r>
      <w:r w:rsidR="006401A5">
        <w:t>Malaysia,</w:t>
      </w:r>
      <w:r w:rsidR="0006575C">
        <w:t xml:space="preserve"> Thailand,</w:t>
      </w:r>
      <w:r w:rsidR="006401A5">
        <w:t xml:space="preserve"> </w:t>
      </w:r>
      <w:r w:rsidR="00DA0B4F">
        <w:t xml:space="preserve">Philippines, </w:t>
      </w:r>
      <w:r w:rsidR="006401A5">
        <w:t>Turkey</w:t>
      </w:r>
      <w:r w:rsidR="00BF5A9F">
        <w:t>, and Mexico</w:t>
      </w:r>
      <w:r w:rsidR="0006575C">
        <w:t xml:space="preserve"> exhibiting </w:t>
      </w:r>
      <w:proofErr w:type="gramStart"/>
      <w:r w:rsidR="0006575C">
        <w:t>particular strength</w:t>
      </w:r>
      <w:proofErr w:type="gramEnd"/>
      <w:r w:rsidR="00BF5A9F">
        <w:t xml:space="preserve">. </w:t>
      </w:r>
    </w:p>
    <w:p w14:paraId="6A22EAE1" w14:textId="444F1C13" w:rsidR="00026BEE" w:rsidRDefault="00FF037E" w:rsidP="00026BEE">
      <w:r>
        <w:t xml:space="preserve">The model </w:t>
      </w:r>
      <w:r w:rsidR="00783053">
        <w:t>can support countries’</w:t>
      </w:r>
      <w:r>
        <w:t xml:space="preserve"> strategic focus</w:t>
      </w:r>
      <w:r w:rsidR="00085B39">
        <w:t xml:space="preserve"> by highlighting granular areas of strength. Further it e</w:t>
      </w:r>
      <w:r w:rsidR="00D8430A" w:rsidRPr="00D8430A">
        <w:t xml:space="preserve">ncourages countries to diversify their </w:t>
      </w:r>
      <w:del w:id="44" w:author="Ratan, Ishana" w:date="2025-07-14T09:26:00Z" w16du:dateUtc="2025-07-14T14:26:00Z">
        <w:r w:rsidR="00D8430A" w:rsidRPr="00D8430A" w:rsidDel="000F58D0">
          <w:delText xml:space="preserve">plays </w:delText>
        </w:r>
      </w:del>
      <w:ins w:id="45" w:author="Ratan, Ishana" w:date="2025-07-14T09:26:00Z" w16du:dateUtc="2025-07-14T14:26:00Z">
        <w:r w:rsidR="000F58D0">
          <w:t>investments</w:t>
        </w:r>
        <w:r w:rsidR="000F58D0" w:rsidRPr="00D8430A">
          <w:t xml:space="preserve"> </w:t>
        </w:r>
      </w:ins>
      <w:r w:rsidR="00D8430A" w:rsidRPr="00D8430A">
        <w:t>and compete in a range</w:t>
      </w:r>
      <w:r w:rsidR="007B39C1">
        <w:t xml:space="preserve"> of</w:t>
      </w:r>
      <w:r w:rsidR="00D8430A" w:rsidRPr="00D8430A">
        <w:t xml:space="preserve"> </w:t>
      </w:r>
      <w:del w:id="46" w:author="Ratan, Ishana" w:date="2025-07-14T09:26:00Z" w16du:dateUtc="2025-07-14T14:26:00Z">
        <w:r w:rsidR="00D8430A" w:rsidRPr="00D8430A" w:rsidDel="000F58D0">
          <w:delText>areas</w:delText>
        </w:r>
      </w:del>
      <w:ins w:id="47" w:author="Ratan, Ishana" w:date="2025-07-14T09:26:00Z" w16du:dateUtc="2025-07-14T14:26:00Z">
        <w:r w:rsidR="000F58D0">
          <w:t>sectors</w:t>
        </w:r>
      </w:ins>
      <w:r w:rsidR="00D8430A" w:rsidRPr="00D8430A">
        <w:t xml:space="preserve">. </w:t>
      </w:r>
      <w:r w:rsidR="00085B39">
        <w:t xml:space="preserve">But it also provides a non-mechanical view on how countries should think about industrial strategy. </w:t>
      </w:r>
      <w:r w:rsidR="00BF2118">
        <w:t>A simple, low-risk strategy t</w:t>
      </w:r>
      <w:r w:rsidR="00E43086">
        <w:t>o</w:t>
      </w:r>
      <w:r w:rsidR="00085B39">
        <w:t xml:space="preserve"> compete </w:t>
      </w:r>
      <w:proofErr w:type="gramStart"/>
      <w:r w:rsidR="00085B39">
        <w:t>in a given</w:t>
      </w:r>
      <w:proofErr w:type="gramEnd"/>
      <w:r w:rsidR="00085B39">
        <w:t xml:space="preserve"> vertical</w:t>
      </w:r>
      <w:r w:rsidR="00BF2118">
        <w:t xml:space="preserve"> </w:t>
      </w:r>
      <w:r w:rsidR="007B39C1">
        <w:t>is to build</w:t>
      </w:r>
      <w:r w:rsidR="00085B39">
        <w:t xml:space="preserve"> the industrial base in the underlying areas </w:t>
      </w:r>
      <w:r w:rsidR="00E562F4">
        <w:t xml:space="preserve">necessary for that technology. </w:t>
      </w:r>
      <w:r w:rsidR="00026BEE">
        <w:t xml:space="preserve">This finding </w:t>
      </w:r>
      <w:r w:rsidR="00085B39">
        <w:t>is consistent with</w:t>
      </w:r>
      <w:r w:rsidR="00026BEE">
        <w:t xml:space="preserve"> seminal and</w:t>
      </w:r>
      <w:r w:rsidR="00085B39">
        <w:t xml:space="preserve"> </w:t>
      </w:r>
      <w:r w:rsidR="00026BEE">
        <w:t>recent findings in the literature on industrial strategy that highlight the importance of investments in the upstream industrial base.</w:t>
      </w:r>
      <w:r w:rsidR="00026BEE">
        <w:rPr>
          <w:rStyle w:val="EndnoteReference"/>
        </w:rPr>
        <w:endnoteReference w:id="6"/>
      </w:r>
      <w:r w:rsidR="00026BEE">
        <w:t xml:space="preserve"> Korea, </w:t>
      </w:r>
      <w:r w:rsidR="00CF5961">
        <w:t xml:space="preserve">for example, </w:t>
      </w:r>
      <w:r w:rsidR="003D33A1">
        <w:t>transformed itself into a modern manufacturing and chemicals powerhouse by strongly subsidizing upstream metal and chemical</w:t>
      </w:r>
      <w:r w:rsidR="00E43086">
        <w:t xml:space="preserve"> production and allowing the benefits to flow downstream.</w:t>
      </w:r>
    </w:p>
    <w:p w14:paraId="3748FBF3" w14:textId="3AB8CAA7" w:rsidR="00390F05" w:rsidRDefault="00CF660D" w:rsidP="007517D3">
      <w:r w:rsidRPr="00CF660D">
        <w:t xml:space="preserve">A key finding of </w:t>
      </w:r>
      <w:commentRangeStart w:id="48"/>
      <w:r w:rsidRPr="00CF660D">
        <w:t>our model</w:t>
      </w:r>
      <w:commentRangeEnd w:id="48"/>
      <w:r>
        <w:rPr>
          <w:rStyle w:val="CommentReference"/>
        </w:rPr>
        <w:commentReference w:id="48"/>
      </w:r>
      <w:r w:rsidRPr="00CF660D">
        <w:t xml:space="preserve"> is that five sets of capabilities are critical for predicting country competitiveness:</w:t>
      </w:r>
      <w:r w:rsidR="007517D3">
        <w:t xml:space="preserve"> </w:t>
      </w:r>
      <w:r w:rsidR="00A94230">
        <w:t>electronics, machinery, mining and metals, industrial materials, and chemicals. Moreover, e</w:t>
      </w:r>
      <w:r w:rsidR="007517D3" w:rsidRPr="00CF660D">
        <w:t>ach technology has a particular profile</w:t>
      </w:r>
      <w:r w:rsidR="00D539C2">
        <w:t xml:space="preserve"> corresponding to the kind of industrial base needed to be competitive. </w:t>
      </w:r>
      <w:r w:rsidR="009E1C2B">
        <w:t>For example, solar</w:t>
      </w:r>
      <w:r w:rsidR="00924B76">
        <w:t xml:space="preserve"> competitiveness is </w:t>
      </w:r>
      <w:r w:rsidR="008F4628">
        <w:t>driven</w:t>
      </w:r>
      <w:r w:rsidR="00BF5737">
        <w:t xml:space="preserve"> primarily</w:t>
      </w:r>
      <w:r w:rsidR="00924B76">
        <w:t xml:space="preserve"> by strength in </w:t>
      </w:r>
      <w:r w:rsidR="00BF2118">
        <w:t xml:space="preserve">electronics and industrial materials (e.g. glass), while battery competitiveness is driven by </w:t>
      </w:r>
      <w:r w:rsidR="00026CB8">
        <w:t xml:space="preserve">strength in metals and mining and </w:t>
      </w:r>
      <w:r w:rsidR="00BF5737">
        <w:t xml:space="preserve">chemicals. </w:t>
      </w:r>
    </w:p>
    <w:p w14:paraId="4A170622" w14:textId="77777777" w:rsidR="00CF660D" w:rsidRDefault="00CF660D" w:rsidP="009E2726"/>
    <w:p w14:paraId="5D412FB3" w14:textId="062ADC29" w:rsidR="00E82694" w:rsidRDefault="00B85D0D" w:rsidP="007B1B2C">
      <w:pPr>
        <w:pStyle w:val="Heading2"/>
      </w:pPr>
      <w:r>
        <w:t>The model</w:t>
      </w:r>
    </w:p>
    <w:p w14:paraId="5AFCC5DE" w14:textId="6C471193" w:rsidR="00B85D0D" w:rsidRDefault="001B5AD3" w:rsidP="009E2726">
      <w:commentRangeStart w:id="49"/>
      <w:r>
        <w:t>[Explain ML via RF]</w:t>
      </w:r>
      <w:commentRangeEnd w:id="49"/>
      <w:r>
        <w:rPr>
          <w:rStyle w:val="CommentReference"/>
        </w:rPr>
        <w:commentReference w:id="49"/>
      </w:r>
    </w:p>
    <w:p w14:paraId="6623A528" w14:textId="6497E014" w:rsidR="007B1B2C" w:rsidRDefault="003F3DF0" w:rsidP="009E2726">
      <w:r>
        <w:t xml:space="preserve">As in Rosenow and Mealy, we begin by calculating </w:t>
      </w:r>
      <w:proofErr w:type="gramStart"/>
      <w:r>
        <w:t>countries’</w:t>
      </w:r>
      <w:proofErr w:type="gramEnd"/>
      <w:r>
        <w:t xml:space="preserve"> revealed comparative advantage in all the products along the supply chain. These </w:t>
      </w:r>
      <w:ins w:id="50" w:author="Ratan, Ishana" w:date="2025-07-14T09:45:00Z" w16du:dateUtc="2025-07-14T14:45:00Z">
        <w:r w:rsidR="004D41A2">
          <w:t xml:space="preserve">continuous </w:t>
        </w:r>
      </w:ins>
      <w:r>
        <w:t xml:space="preserve">RCA scores in product components are the key independent variables. But in a critical difference between our model and others’, we also include </w:t>
      </w:r>
      <w:ins w:id="51" w:author="Ratan, Ishana" w:date="2025-07-14T09:45:00Z" w16du:dateUtc="2025-07-14T14:45:00Z">
        <w:r w:rsidR="004D41A2">
          <w:t xml:space="preserve">RCA scores in </w:t>
        </w:r>
      </w:ins>
      <w:r>
        <w:t xml:space="preserve">what we call the process chain in our list of product components. </w:t>
      </w:r>
    </w:p>
    <w:p w14:paraId="6108B905" w14:textId="77777777" w:rsidR="00226A87" w:rsidRDefault="003F3DF0" w:rsidP="009E2726">
      <w:r>
        <w:t xml:space="preserve">The process chain includes all the technologies that are needed to </w:t>
      </w:r>
      <w:r w:rsidR="00CC0821">
        <w:t xml:space="preserve">make each part </w:t>
      </w:r>
      <w:r w:rsidR="00A94A4C">
        <w:t xml:space="preserve">in the supply chain. For example, in batteries we include </w:t>
      </w:r>
      <w:r w:rsidR="00EA04FD">
        <w:t xml:space="preserve">the HS code for cathode active material and the copper foil, but also the mixers used to transform that cathode active material into a slurry that is then sprayed on the foil. In this way, we sought to ensure that our model captured not just exports in the supply chain, but in the </w:t>
      </w:r>
      <w:proofErr w:type="gramStart"/>
      <w:r w:rsidR="00EA04FD">
        <w:t>capital</w:t>
      </w:r>
      <w:proofErr w:type="gramEnd"/>
      <w:r w:rsidR="00EA04FD">
        <w:t xml:space="preserve"> goods needed to produce the technologies. </w:t>
      </w:r>
    </w:p>
    <w:p w14:paraId="4F51B512" w14:textId="142EC358" w:rsidR="003F3DF0" w:rsidRDefault="00226A87" w:rsidP="009E2726">
      <w:r>
        <w:t>Just</w:t>
      </w:r>
      <w:r w:rsidR="00EA04FD">
        <w:t xml:space="preserve"> as capabilities in “related”</w:t>
      </w:r>
      <w:r w:rsidR="000A6359">
        <w:t xml:space="preserve"> products should predict competitiveness so too should capabilities in production techniques. </w:t>
      </w:r>
      <w:r w:rsidR="001A0283">
        <w:t xml:space="preserve">Again, going back to Amsden, Berger and others, the idea is that knowledge is forged in interaction between the lab, capital goods manufacturers, and the factory floor. </w:t>
      </w:r>
      <w:r w:rsidR="00F4141F">
        <w:t>E</w:t>
      </w:r>
      <w:r w:rsidR="001A0283">
        <w:t xml:space="preserve">ngineers and scientists across these </w:t>
      </w:r>
      <w:r w:rsidR="00F4141F">
        <w:t xml:space="preserve">domains must interact and work together to increase innovation and efficiency. We feel our model captures this basic fact about successful manufacturing in a way other models do not. </w:t>
      </w:r>
    </w:p>
    <w:p w14:paraId="5B1AD596" w14:textId="43E5C556" w:rsidR="006600B4" w:rsidRDefault="004D41A2" w:rsidP="009E2726">
      <w:ins w:id="52" w:author="Ratan, Ishana" w:date="2025-07-14T09:41:00Z" w16du:dateUtc="2025-07-14T14:41:00Z">
        <w:r>
          <w:t xml:space="preserve">The machine learning model allows us to include </w:t>
        </w:r>
      </w:ins>
      <w:ins w:id="53" w:author="Ratan, Ishana" w:date="2025-07-14T09:43:00Z" w16du:dateUtc="2025-07-14T14:43:00Z">
        <w:r>
          <w:t xml:space="preserve">over one hundred of </w:t>
        </w:r>
      </w:ins>
      <w:ins w:id="54" w:author="Ratan, Ishana" w:date="2025-07-14T09:41:00Z" w16du:dateUtc="2025-07-14T14:41:00Z">
        <w:r>
          <w:t xml:space="preserve">these predictors along the supply chain and among related </w:t>
        </w:r>
      </w:ins>
      <w:ins w:id="55" w:author="Ratan, Ishana" w:date="2025-07-14T09:45:00Z" w16du:dateUtc="2025-07-14T14:45:00Z">
        <w:r>
          <w:t>components and</w:t>
        </w:r>
      </w:ins>
      <w:ins w:id="56" w:author="Ratan, Ishana" w:date="2025-07-14T09:41:00Z" w16du:dateUtc="2025-07-14T14:41:00Z">
        <w:r>
          <w:t xml:space="preserve"> identifies which a</w:t>
        </w:r>
      </w:ins>
      <w:ins w:id="57" w:author="Ratan, Ishana" w:date="2025-07-14T09:42:00Z" w16du:dateUtc="2025-07-14T14:42:00Z">
        <w:r>
          <w:t xml:space="preserve">re most influential in determining whether a country has revealed comparative advantage in a final product. </w:t>
        </w:r>
      </w:ins>
      <w:r w:rsidR="006600B4">
        <w:t xml:space="preserve">Another advantage of setting up the model in this way is that it enables us to </w:t>
      </w:r>
      <w:r w:rsidR="00C65B11">
        <w:t>identify the specific products that are driving predictive competitiveness for each country</w:t>
      </w:r>
      <w:r w:rsidR="008A0290">
        <w:t xml:space="preserve"> over time</w:t>
      </w:r>
      <w:r w:rsidR="004934A9">
        <w:t>.</w:t>
      </w:r>
      <w:r w:rsidR="00EF2AD6">
        <w:t xml:space="preserve"> </w:t>
      </w:r>
      <w:commentRangeStart w:id="58"/>
      <w:r w:rsidR="00EF2AD6">
        <w:t>That</w:t>
      </w:r>
      <w:commentRangeEnd w:id="58"/>
      <w:r w:rsidR="004F3E51">
        <w:rPr>
          <w:rStyle w:val="CommentReference"/>
        </w:rPr>
        <w:commentReference w:id="58"/>
      </w:r>
      <w:r w:rsidR="00EF2AD6">
        <w:t xml:space="preserve"> is, we can identify each country’s strengths in each sector. </w:t>
      </w:r>
      <w:r w:rsidR="00AE1840">
        <w:t xml:space="preserve">To </w:t>
      </w:r>
      <w:del w:id="59" w:author="Ratan, Ishana" w:date="2025-07-14T09:43:00Z" w16du:dateUtc="2025-07-14T14:43:00Z">
        <w:r w:rsidR="00AE1840" w:rsidDel="004D41A2">
          <w:delText>get at this</w:delText>
        </w:r>
      </w:del>
      <w:ins w:id="60" w:author="Ratan, Ishana" w:date="2025-07-14T09:43:00Z" w16du:dateUtc="2025-07-14T14:43:00Z">
        <w:r>
          <w:t>do so</w:t>
        </w:r>
      </w:ins>
      <w:r w:rsidR="00AE1840">
        <w:t>, we calculated the predictors</w:t>
      </w:r>
      <w:r w:rsidR="00E30588">
        <w:t xml:space="preserve"> </w:t>
      </w:r>
      <w:commentRangeStart w:id="61"/>
      <w:commentRangeStart w:id="62"/>
      <w:r w:rsidR="00E30588">
        <w:t>(SHAP values)</w:t>
      </w:r>
      <w:r w:rsidR="00AE1840">
        <w:t xml:space="preserve"> </w:t>
      </w:r>
      <w:commentRangeEnd w:id="61"/>
      <w:r w:rsidR="00062765">
        <w:rPr>
          <w:rStyle w:val="CommentReference"/>
        </w:rPr>
        <w:commentReference w:id="61"/>
      </w:r>
      <w:commentRangeEnd w:id="62"/>
      <w:r w:rsidR="006600B4">
        <w:rPr>
          <w:rStyle w:val="CommentReference"/>
        </w:rPr>
        <w:commentReference w:id="62"/>
      </w:r>
      <w:r w:rsidR="00AE1840">
        <w:t xml:space="preserve">driving competitiveness at the level of the technology, and for each individual country. </w:t>
      </w:r>
      <w:ins w:id="63" w:author="Ratan, Ishana" w:date="2025-07-14T09:50:00Z" w16du:dateUtc="2025-07-14T14:50:00Z">
        <w:r>
          <w:t xml:space="preserve"> We</w:t>
        </w:r>
        <w:r w:rsidRPr="004D41A2">
          <w:t xml:space="preserve"> focus on the predictors with the highest SHAP values, standardized using the absolute value of z-scores</w:t>
        </w:r>
      </w:ins>
      <w:ins w:id="64" w:author="Ratan, Ishana" w:date="2025-07-14T09:50:00Z">
        <w:del w:id="65" w:author="Ishana Ratan" w:date="2025-07-14T19:37:00Z">
          <w:r w:rsidRPr="004D41A2">
            <w:delText xml:space="preserve"> in each year</w:delText>
          </w:r>
        </w:del>
      </w:ins>
      <w:ins w:id="66" w:author="Ratan, Ishana" w:date="2025-07-14T09:50:00Z" w16du:dateUtc="2025-07-14T14:50:00Z">
        <w:r w:rsidRPr="004D41A2">
          <w:t>, to identify which variables most strongly shape competitiveness</w:t>
        </w:r>
      </w:ins>
      <w:ins w:id="67" w:author="Ratan, Ishana" w:date="2025-07-14T09:52:00Z" w16du:dateUtc="2025-07-14T14:52:00Z">
        <w:r w:rsidR="001D4B74">
          <w:t>.</w:t>
        </w:r>
      </w:ins>
    </w:p>
    <w:p w14:paraId="5D29D827" w14:textId="77777777" w:rsidR="007B1B2C" w:rsidRDefault="007B1B2C" w:rsidP="009E2726"/>
    <w:p w14:paraId="5EDE31CA" w14:textId="1C3EF018" w:rsidR="00B85D0D" w:rsidRDefault="00B85D0D" w:rsidP="007B1B2C">
      <w:pPr>
        <w:pStyle w:val="Heading2"/>
      </w:pPr>
      <w:r>
        <w:t>Results</w:t>
      </w:r>
    </w:p>
    <w:p w14:paraId="1004DA4A" w14:textId="12AF1B7E" w:rsidR="00B85D0D" w:rsidRPr="00290DBA" w:rsidRDefault="004934A9" w:rsidP="00290DBA">
      <w:r>
        <w:t xml:space="preserve">The model presents three kinds of results. First, a ranking </w:t>
      </w:r>
      <w:r w:rsidR="00CE6DBB">
        <w:t>of all countries by predictive competitiveness</w:t>
      </w:r>
      <w:r w:rsidR="0018600B">
        <w:t xml:space="preserve"> across the 10 technologies</w:t>
      </w:r>
      <w:r w:rsidR="00EF2AD6">
        <w:t xml:space="preserve">. </w:t>
      </w:r>
      <w:r w:rsidR="00154E18">
        <w:t xml:space="preserve">Second, a list of the products driving </w:t>
      </w:r>
      <w:r w:rsidR="00154E18">
        <w:lastRenderedPageBreak/>
        <w:t xml:space="preserve">competitiveness in each sector </w:t>
      </w:r>
      <w:r w:rsidR="00CF660D">
        <w:t xml:space="preserve">and in each country. Third, </w:t>
      </w:r>
      <w:r w:rsidR="00C234E8">
        <w:t xml:space="preserve">a simple model of the underlying global industrial base for </w:t>
      </w:r>
      <w:del w:id="68" w:author="Ishana Ratan" w:date="2025-07-14T18:16:00Z">
        <w:r w:rsidDel="00C234E8">
          <w:delText xml:space="preserve">clean </w:delText>
        </w:r>
      </w:del>
      <w:ins w:id="69" w:author="Ishana Ratan" w:date="2025-07-14T18:16:00Z">
        <w:r w:rsidR="6741D2E9">
          <w:t xml:space="preserve">green </w:t>
        </w:r>
      </w:ins>
      <w:del w:id="70" w:author="Ishana Ratan" w:date="2025-07-14T18:16:00Z">
        <w:r w:rsidDel="00C234E8">
          <w:delText>energy</w:delText>
        </w:r>
      </w:del>
      <w:ins w:id="71" w:author="Ishana Ratan" w:date="2025-07-14T18:16:00Z">
        <w:r w:rsidR="275D053D">
          <w:t>technolo</w:t>
        </w:r>
      </w:ins>
      <w:ins w:id="72" w:author="Ishana Ratan" w:date="2025-07-14T18:17:00Z">
        <w:r w:rsidR="275D053D">
          <w:t>gy</w:t>
        </w:r>
      </w:ins>
      <w:r w:rsidR="00C234E8">
        <w:t xml:space="preserve">. </w:t>
      </w:r>
      <w:r w:rsidR="00154E18">
        <w:t xml:space="preserve"> </w:t>
      </w:r>
    </w:p>
    <w:p w14:paraId="5536AEFA" w14:textId="368C338D" w:rsidR="00C65CF2" w:rsidRPr="00C65CF2" w:rsidRDefault="00705AE2" w:rsidP="00C65CF2">
      <w:pPr>
        <w:pStyle w:val="Heading4"/>
      </w:pPr>
      <w:r>
        <w:t>Figure</w:t>
      </w:r>
      <w:r w:rsidR="00C65CF2" w:rsidRPr="004E4A26">
        <w:t xml:space="preserve"> 1. Top </w:t>
      </w:r>
      <w:r w:rsidR="00D34E35">
        <w:t>2</w:t>
      </w:r>
      <w:r w:rsidR="00C65CF2" w:rsidRPr="004E4A26">
        <w:t xml:space="preserve">0 countries by predicted competitiveness across all opportunity areas. </w:t>
      </w:r>
    </w:p>
    <w:p w14:paraId="14C382A6" w14:textId="48451525" w:rsidR="00586418" w:rsidRPr="00C71DF4" w:rsidRDefault="00A429C6" w:rsidP="00C71DF4">
      <w:r w:rsidRPr="00A429C6">
        <w:rPr>
          <w:noProof/>
        </w:rPr>
        <w:drawing>
          <wp:inline distT="0" distB="0" distL="0" distR="0" wp14:anchorId="5FA3FF0B" wp14:editId="1A16858B">
            <wp:extent cx="1944478" cy="2204185"/>
            <wp:effectExtent l="0" t="0" r="0" b="5715"/>
            <wp:docPr id="160593907" name="Picture 1" descr="A graph with blue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3907" name="Picture 1" descr="A graph with blue and green bars&#10;&#10;AI-generated content may be incorrect."/>
                    <pic:cNvPicPr/>
                  </pic:nvPicPr>
                  <pic:blipFill>
                    <a:blip r:embed="rId12"/>
                    <a:stretch>
                      <a:fillRect/>
                    </a:stretch>
                  </pic:blipFill>
                  <pic:spPr>
                    <a:xfrm>
                      <a:off x="0" y="0"/>
                      <a:ext cx="1967376" cy="2230142"/>
                    </a:xfrm>
                    <a:prstGeom prst="rect">
                      <a:avLst/>
                    </a:prstGeom>
                  </pic:spPr>
                </pic:pic>
              </a:graphicData>
            </a:graphic>
          </wp:inline>
        </w:drawing>
      </w:r>
      <w:r w:rsidR="001A3FAC" w:rsidRPr="001A3FAC">
        <w:rPr>
          <w:noProof/>
        </w:rPr>
        <w:drawing>
          <wp:inline distT="0" distB="0" distL="0" distR="0" wp14:anchorId="54BB9F96" wp14:editId="14E9F474">
            <wp:extent cx="1944478" cy="2204186"/>
            <wp:effectExtent l="0" t="0" r="0" b="5715"/>
            <wp:docPr id="1277743176"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3176" name="Picture 1" descr="A graph with blue and black text&#10;&#10;AI-generated content may be incorrect."/>
                    <pic:cNvPicPr/>
                  </pic:nvPicPr>
                  <pic:blipFill>
                    <a:blip r:embed="rId13"/>
                    <a:stretch>
                      <a:fillRect/>
                    </a:stretch>
                  </pic:blipFill>
                  <pic:spPr>
                    <a:xfrm>
                      <a:off x="0" y="0"/>
                      <a:ext cx="1968486" cy="2231401"/>
                    </a:xfrm>
                    <a:prstGeom prst="rect">
                      <a:avLst/>
                    </a:prstGeom>
                  </pic:spPr>
                </pic:pic>
              </a:graphicData>
            </a:graphic>
          </wp:inline>
        </w:drawing>
      </w:r>
      <w:r w:rsidR="00452853" w:rsidRPr="00452853">
        <w:rPr>
          <w:noProof/>
        </w:rPr>
        <w:drawing>
          <wp:inline distT="0" distB="0" distL="0" distR="0" wp14:anchorId="2DF00070" wp14:editId="239EA23F">
            <wp:extent cx="1944479" cy="2204186"/>
            <wp:effectExtent l="0" t="0" r="0" b="5715"/>
            <wp:docPr id="41293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35286" name=""/>
                    <pic:cNvPicPr/>
                  </pic:nvPicPr>
                  <pic:blipFill>
                    <a:blip r:embed="rId14"/>
                    <a:stretch>
                      <a:fillRect/>
                    </a:stretch>
                  </pic:blipFill>
                  <pic:spPr>
                    <a:xfrm>
                      <a:off x="0" y="0"/>
                      <a:ext cx="1971220" cy="2234499"/>
                    </a:xfrm>
                    <a:prstGeom prst="rect">
                      <a:avLst/>
                    </a:prstGeom>
                  </pic:spPr>
                </pic:pic>
              </a:graphicData>
            </a:graphic>
          </wp:inline>
        </w:drawing>
      </w:r>
    </w:p>
    <w:p w14:paraId="69D38422" w14:textId="0939D632" w:rsidR="00F25B79" w:rsidRDefault="002E188D" w:rsidP="009E2726">
      <w:commentRangeStart w:id="73"/>
      <w:commentRangeStart w:id="74"/>
      <w:commentRangeStart w:id="75"/>
      <w:r>
        <w:t>[</w:t>
      </w:r>
      <w:r w:rsidR="005E0BE2">
        <w:t xml:space="preserve">Alt. </w:t>
      </w:r>
      <w:r w:rsidR="0067371C">
        <w:t xml:space="preserve">Some version of Figure 3. in Rosenow and Mealy. </w:t>
      </w:r>
      <w:r>
        <w:t>10 plots in one figure?]</w:t>
      </w:r>
      <w:commentRangeEnd w:id="73"/>
      <w:r>
        <w:rPr>
          <w:rStyle w:val="CommentReference"/>
        </w:rPr>
        <w:commentReference w:id="73"/>
      </w:r>
      <w:commentRangeEnd w:id="74"/>
      <w:r>
        <w:rPr>
          <w:rStyle w:val="CommentReference"/>
        </w:rPr>
        <w:commentReference w:id="74"/>
      </w:r>
      <w:commentRangeEnd w:id="75"/>
      <w:r>
        <w:rPr>
          <w:rStyle w:val="CommentReference"/>
        </w:rPr>
        <w:commentReference w:id="75"/>
      </w:r>
    </w:p>
    <w:p w14:paraId="0C255862" w14:textId="443CC025" w:rsidR="00A408BC" w:rsidDel="00812C50" w:rsidRDefault="00705AE2" w:rsidP="00A408BC">
      <w:pPr>
        <w:pStyle w:val="Heading4"/>
        <w:rPr>
          <w:del w:id="76" w:author="Bentley Allan" w:date="2025-07-14T16:16:00Z" w16du:dateUtc="2025-07-14T20:16:00Z"/>
        </w:rPr>
      </w:pPr>
      <w:del w:id="77" w:author="Bentley Allan" w:date="2025-07-14T16:16:00Z" w16du:dateUtc="2025-07-14T20:16:00Z">
        <w:r w:rsidDel="00812C50">
          <w:delText>Figure</w:delText>
        </w:r>
        <w:r w:rsidR="00A408BC" w:rsidDel="00812C50">
          <w:delText xml:space="preserve"> 2. Model performance?</w:delText>
        </w:r>
      </w:del>
    </w:p>
    <w:p w14:paraId="2DE3E379" w14:textId="70FA62DD" w:rsidR="009B778F" w:rsidRDefault="009B778F" w:rsidP="009B778F">
      <w:r>
        <w:t xml:space="preserve">The model </w:t>
      </w:r>
      <w:commentRangeStart w:id="78"/>
      <w:commentRangeStart w:id="79"/>
      <w:commentRangeStart w:id="80"/>
      <w:r>
        <w:t xml:space="preserve">performs well </w:t>
      </w:r>
      <w:commentRangeEnd w:id="78"/>
      <w:r>
        <w:rPr>
          <w:rStyle w:val="CommentReference"/>
        </w:rPr>
        <w:commentReference w:id="78"/>
      </w:r>
      <w:commentRangeEnd w:id="79"/>
      <w:r>
        <w:rPr>
          <w:rStyle w:val="CommentReference"/>
        </w:rPr>
        <w:commentReference w:id="79"/>
      </w:r>
      <w:commentRangeEnd w:id="80"/>
      <w:r>
        <w:rPr>
          <w:rStyle w:val="CommentReference"/>
        </w:rPr>
        <w:commentReference w:id="80"/>
      </w:r>
      <w:r>
        <w:t>in that it identifies countries that currently produce and export the technologies. In solar, for example, all the leading producers appear in the top 10 countries.</w:t>
      </w:r>
      <w:ins w:id="81" w:author="Bentley Allan" w:date="2025-07-14T16:06:00Z" w16du:dateUtc="2025-07-14T20:06:00Z">
        <w:r w:rsidR="00E713BA">
          <w:t xml:space="preserve"> In batteries,</w:t>
        </w:r>
      </w:ins>
    </w:p>
    <w:p w14:paraId="28BF69F3" w14:textId="0AF66ABC" w:rsidR="002768C8" w:rsidRDefault="00F25B79" w:rsidP="009E2726">
      <w:r>
        <w:t xml:space="preserve">Second, the </w:t>
      </w:r>
      <w:r w:rsidR="00586418">
        <w:t>model provides a granular assessment of what drives competitiveness</w:t>
      </w:r>
      <w:r w:rsidR="002768C8">
        <w:t xml:space="preserve"> for each technology</w:t>
      </w:r>
      <w:r w:rsidR="00FF5329">
        <w:t xml:space="preserve"> and</w:t>
      </w:r>
      <w:r w:rsidR="002768C8">
        <w:t xml:space="preserve"> each country. At the level of </w:t>
      </w:r>
      <w:r w:rsidR="00FF5329">
        <w:t xml:space="preserve">technology, </w:t>
      </w:r>
      <w:r w:rsidR="005A2627">
        <w:t xml:space="preserve">we get a sense of which </w:t>
      </w:r>
      <w:r w:rsidR="00E37DB0">
        <w:t xml:space="preserve">products are driving predicted competitiveness. These lists reveal that each technology has a unique set of competencies that </w:t>
      </w:r>
      <w:r w:rsidR="00E544A9">
        <w:t xml:space="preserve">predict competitiveness. The model also identifies key predictors for each country. Thus, we can decompose Japan’s strength in solar to see which parts of its industrial base are driving its predicted competitiveness. </w:t>
      </w:r>
    </w:p>
    <w:p w14:paraId="346E6A25" w14:textId="3BBF73DC" w:rsidR="00897B4B" w:rsidRDefault="00705AE2" w:rsidP="00C33D34">
      <w:pPr>
        <w:pStyle w:val="Heading4"/>
      </w:pPr>
      <w:commentRangeStart w:id="82"/>
      <w:del w:id="83" w:author="Bentley Allan" w:date="2025-07-14T16:17:00Z" w16du:dateUtc="2025-07-14T20:17:00Z">
        <w:r w:rsidDel="00BD1994">
          <w:delText>Figure</w:delText>
        </w:r>
        <w:r w:rsidR="0035013F" w:rsidDel="00BD1994">
          <w:delText xml:space="preserve"> </w:delText>
        </w:r>
        <w:r w:rsidDel="00BD1994">
          <w:delText>3</w:delText>
        </w:r>
      </w:del>
      <w:ins w:id="84" w:author="Bentley Allan" w:date="2025-07-14T16:17:00Z" w16du:dateUtc="2025-07-14T20:17:00Z">
        <w:r w:rsidR="00BD1994">
          <w:t>APPENDIX</w:t>
        </w:r>
      </w:ins>
      <w:r w:rsidR="0035013F">
        <w:t xml:space="preserve">. Top </w:t>
      </w:r>
      <w:r w:rsidR="00897B4B">
        <w:t>20</w:t>
      </w:r>
      <w:r w:rsidR="0035013F">
        <w:t xml:space="preserve"> predictors </w:t>
      </w:r>
      <w:r w:rsidR="00897B4B">
        <w:t>for 3 opportunity areas</w:t>
      </w:r>
      <w:r w:rsidR="00E37DB0">
        <w:t xml:space="preserve"> with full HS code descriptions</w:t>
      </w:r>
    </w:p>
    <w:p w14:paraId="55B69D38" w14:textId="47A0FE72" w:rsidR="00EA65F7" w:rsidRDefault="00570350" w:rsidP="009E2726">
      <w:pPr>
        <w:rPr>
          <w:ins w:id="85" w:author="Ishana Ratan" w:date="2025-07-14T18:23:00Z" w16du:dateUtc="2025-07-14T18:23:42Z"/>
        </w:rPr>
      </w:pPr>
      <w:r>
        <w:t>[</w:t>
      </w:r>
      <w:ins w:id="86" w:author="Ishana Ratan" w:date="2025-07-14T18:22:00Z">
        <w:r w:rsidR="332888F5">
          <w:t xml:space="preserve">*do we want a table or bar graph? </w:t>
        </w:r>
      </w:ins>
      <w:ins w:id="87" w:author="Ishana Ratan" w:date="2025-07-14T18:23:00Z">
        <w:r w:rsidR="332888F5">
          <w:t xml:space="preserve">(e.g. bar corresponds to our SHAP </w:t>
        </w:r>
        <w:r w:rsidR="1CAA4EFF">
          <w:t>measure)</w:t>
        </w:r>
      </w:ins>
    </w:p>
    <w:p w14:paraId="730DC1F8" w14:textId="66B0816D" w:rsidR="00EA65F7" w:rsidRDefault="1CAA4EFF" w:rsidP="009E2726">
      <w:ins w:id="88" w:author="Ishana Ratan" w:date="2025-07-14T18:23:00Z">
        <w:r>
          <w:t>*</w:t>
        </w:r>
        <w:proofErr w:type="gramStart"/>
        <w:r>
          <w:t>table</w:t>
        </w:r>
        <w:proofErr w:type="gramEnd"/>
        <w:r>
          <w:t xml:space="preserve"> may be easier to include HS descriptions</w:t>
        </w:r>
      </w:ins>
      <w:r w:rsidR="00570350">
        <w:t>]</w:t>
      </w:r>
      <w:commentRangeEnd w:id="82"/>
      <w:r w:rsidR="00570350">
        <w:rPr>
          <w:rStyle w:val="CommentReference"/>
        </w:rPr>
        <w:commentReference w:id="82"/>
      </w:r>
    </w:p>
    <w:p w14:paraId="66E25AC8" w14:textId="394D2F72" w:rsidR="00835AFA" w:rsidRDefault="00C2068D" w:rsidP="009E2726">
      <w:pPr>
        <w:rPr>
          <w:del w:id="90" w:author="Ishana Ratan" w:date="2025-07-14T20:22:00Z" w16du:dateUtc="2025-07-14T20:22:15Z"/>
        </w:rPr>
      </w:pPr>
      <w:del w:id="91" w:author="Ishana Ratan" w:date="2025-07-14T20:22:00Z">
        <w:r>
          <w:delText xml:space="preserve">What is surprising in these results is that so many products from outside the supply and process chain are predicting competitiveness. </w:delText>
        </w:r>
        <w:r w:rsidR="00D868C1">
          <w:delText>I</w:delText>
        </w:r>
        <w:r w:rsidR="00227494">
          <w:delText>n</w:delText>
        </w:r>
        <w:r w:rsidR="00CD1E7D">
          <w:delText xml:space="preserve"> magnets, none of </w:delText>
        </w:r>
        <w:r w:rsidR="00604663">
          <w:delText>the top 20 predictors was in our supply and process chain list. In heat pumps,</w:delText>
        </w:r>
        <w:r w:rsidR="00227494">
          <w:delText xml:space="preserve"> electrolyzers, </w:delText>
        </w:r>
        <w:r w:rsidR="00604663">
          <w:delText xml:space="preserve">nuclear, and transmission </w:delText>
        </w:r>
        <w:r w:rsidR="006155B6">
          <w:delText>only 1</w:delText>
        </w:r>
        <w:r w:rsidR="00227494">
          <w:delText xml:space="preserve"> of the top 20 predictors </w:delText>
        </w:r>
        <w:r w:rsidR="006155B6">
          <w:delText xml:space="preserve">was </w:delText>
        </w:r>
        <w:r w:rsidR="00227494">
          <w:delText xml:space="preserve">in our </w:delText>
        </w:r>
        <w:r w:rsidR="00D868C1">
          <w:delText xml:space="preserve">list. </w:delText>
        </w:r>
        <w:r w:rsidR="00E33231">
          <w:delText xml:space="preserve">In </w:delText>
        </w:r>
        <w:r w:rsidR="006155B6">
          <w:delText>solar</w:delText>
        </w:r>
        <w:r w:rsidR="00835AFA">
          <w:delText xml:space="preserve"> and batteries</w:delText>
        </w:r>
        <w:r w:rsidR="006155B6">
          <w:delText xml:space="preserve">, only 3 </w:delText>
        </w:r>
        <w:r w:rsidR="00835AFA">
          <w:delText xml:space="preserve">and 4 </w:delText>
        </w:r>
        <w:r w:rsidR="006155B6">
          <w:delText xml:space="preserve">products </w:delText>
        </w:r>
        <w:r w:rsidR="00835AFA">
          <w:delText>respectively appear in</w:delText>
        </w:r>
        <w:r w:rsidR="006155B6">
          <w:delText xml:space="preserve"> the supply and process chain list. </w:delText>
        </w:r>
        <w:r w:rsidR="006F5A6D">
          <w:delText>Wind is highest, with 5 products.</w:delText>
        </w:r>
      </w:del>
    </w:p>
    <w:p w14:paraId="09CF3397" w14:textId="7D39A184" w:rsidR="004D6EDB" w:rsidRDefault="00835AFA" w:rsidP="009E2726">
      <w:commentRangeStart w:id="92"/>
      <w:r>
        <w:t>This suggests that strength in the immediate supply and process chain</w:t>
      </w:r>
      <w:r w:rsidR="000D00D4">
        <w:t xml:space="preserve"> is not a </w:t>
      </w:r>
      <w:ins w:id="93" w:author="Ishana Ratan" w:date="2025-07-14T18:24:00Z">
        <w:r w:rsidR="742BF1E0">
          <w:t xml:space="preserve">necessary </w:t>
        </w:r>
      </w:ins>
      <w:r w:rsidR="000D00D4">
        <w:t>condition</w:t>
      </w:r>
      <w:ins w:id="94" w:author="Ishana Ratan" w:date="2025-07-14T18:24:00Z">
        <w:r w:rsidR="69DE110F">
          <w:t xml:space="preserve"> for</w:t>
        </w:r>
      </w:ins>
      <w:del w:id="95" w:author="Ishana Ratan" w:date="2025-07-14T18:24:00Z">
        <w:r w:rsidDel="000D00D4">
          <w:delText xml:space="preserve"> of</w:delText>
        </w:r>
      </w:del>
      <w:r w:rsidR="000D00D4">
        <w:t xml:space="preserve"> success in each technology. </w:t>
      </w:r>
      <w:commentRangeEnd w:id="92"/>
      <w:r>
        <w:rPr>
          <w:rStyle w:val="CommentReference"/>
        </w:rPr>
        <w:commentReference w:id="92"/>
      </w:r>
      <w:r w:rsidR="005F7F7A">
        <w:t xml:space="preserve">The implication is </w:t>
      </w:r>
      <w:r w:rsidR="00492708">
        <w:t xml:space="preserve">that competitiveness emerges from something deeper. </w:t>
      </w:r>
      <w:r w:rsidR="007A04F7">
        <w:t>To make sense of this intuition, we classified</w:t>
      </w:r>
      <w:r w:rsidR="0090160E">
        <w:t xml:space="preserve"> the leading predictors </w:t>
      </w:r>
      <w:ins w:id="96" w:author="Ishana Ratan" w:date="2025-07-14T18:24:00Z">
        <w:r w:rsidR="58A400AD">
          <w:t xml:space="preserve">via </w:t>
        </w:r>
      </w:ins>
      <w:del w:id="97" w:author="Ishana Ratan" w:date="2025-07-14T18:24:00Z">
        <w:r w:rsidDel="0090160E">
          <w:delText>(</w:delText>
        </w:r>
      </w:del>
      <w:commentRangeStart w:id="98"/>
      <w:r w:rsidR="0090160E">
        <w:t>SHAP values</w:t>
      </w:r>
      <w:commentRangeEnd w:id="98"/>
      <w:r>
        <w:rPr>
          <w:rStyle w:val="CommentReference"/>
        </w:rPr>
        <w:commentReference w:id="98"/>
      </w:r>
      <w:del w:id="99" w:author="Ishana Ratan" w:date="2025-07-14T18:24:00Z">
        <w:r w:rsidDel="0090160E">
          <w:delText>)</w:delText>
        </w:r>
      </w:del>
      <w:r w:rsidR="00492708">
        <w:t xml:space="preserve"> </w:t>
      </w:r>
      <w:r w:rsidR="00E544A9">
        <w:t xml:space="preserve">according to </w:t>
      </w:r>
      <w:r w:rsidR="005A5FF7">
        <w:t>the groups of HS code chapters.</w:t>
      </w:r>
      <w:ins w:id="100" w:author="Bentley Allan" w:date="2025-07-14T16:20:00Z" w16du:dateUtc="2025-07-14T20:20:00Z">
        <w:r w:rsidR="0076319F">
          <w:t xml:space="preserve"> </w:t>
        </w:r>
      </w:ins>
      <w:ins w:id="101" w:author="Bentley Allan" w:date="2025-07-14T16:22:00Z" w16du:dateUtc="2025-07-14T20:22:00Z">
        <w:r w:rsidR="00476788">
          <w:t>C</w:t>
        </w:r>
      </w:ins>
      <w:ins w:id="102" w:author="Bentley Allan" w:date="2025-07-14T16:20:00Z" w16du:dateUtc="2025-07-14T20:20:00Z">
        <w:r w:rsidR="0076319F">
          <w:t>ategori</w:t>
        </w:r>
      </w:ins>
      <w:ins w:id="103" w:author="Bentley Allan" w:date="2025-07-14T16:22:00Z" w16du:dateUtc="2025-07-14T20:22:00Z">
        <w:r w:rsidR="00476788">
          <w:t>z</w:t>
        </w:r>
      </w:ins>
      <w:ins w:id="104" w:author="Bentley Allan" w:date="2025-07-14T16:20:00Z" w16du:dateUtc="2025-07-14T20:20:00Z">
        <w:r w:rsidR="0076319F">
          <w:t xml:space="preserve">e… We sum the probabilities within each </w:t>
        </w:r>
        <w:proofErr w:type="gramStart"/>
        <w:r w:rsidR="0076319F">
          <w:t>categories</w:t>
        </w:r>
        <w:proofErr w:type="gramEnd"/>
        <w:r w:rsidR="0076319F">
          <w:t xml:space="preserve">. </w:t>
        </w:r>
      </w:ins>
      <w:del w:id="105" w:author="Ishana Ratan" w:date="2025-07-14T20:21:00Z">
        <w:r w:rsidR="005A5FF7">
          <w:delText xml:space="preserve"> </w:delText>
        </w:r>
        <w:commentRangeStart w:id="106"/>
        <w:r w:rsidR="005A5FF7">
          <w:delText>In this HS code system, chapter 84 refers to machinery, especially precision components and capital goods</w:delText>
        </w:r>
        <w:r w:rsidR="000170D4">
          <w:delText>, c</w:delText>
        </w:r>
        <w:r w:rsidR="00EB3E73">
          <w:delText>hapter 85 corresponds to electronic devices and computing components</w:delText>
        </w:r>
        <w:r w:rsidR="000170D4">
          <w:delText xml:space="preserve">, chapters </w:delText>
        </w:r>
        <w:r w:rsidR="00624378">
          <w:delText>68-70 are industrial materials, and so on</w:delText>
        </w:r>
        <w:r w:rsidR="00EB3E73">
          <w:delText xml:space="preserve">. </w:delText>
        </w:r>
        <w:r w:rsidR="000170D4">
          <w:delText xml:space="preserve">We then summed the predictive probabilities </w:delText>
        </w:r>
        <w:r w:rsidR="004C2550">
          <w:delText>of the top 20 HS codes within each category.</w:delText>
        </w:r>
        <w:r w:rsidR="000170D4">
          <w:delText xml:space="preserve"> </w:delText>
        </w:r>
      </w:del>
      <w:commentRangeEnd w:id="106"/>
      <w:r w:rsidR="00CA4D04">
        <w:rPr>
          <w:rStyle w:val="CommentReference"/>
        </w:rPr>
        <w:commentReference w:id="106"/>
      </w:r>
    </w:p>
    <w:p w14:paraId="2BE97C77" w14:textId="70EB4841" w:rsidR="00A07711" w:rsidRDefault="009B778F" w:rsidP="009E2726">
      <w:r>
        <w:t xml:space="preserve">The classification and analysis of key predictors </w:t>
      </w:r>
      <w:del w:id="107" w:author="Bentley Allan" w:date="2025-07-14T16:21:00Z" w16du:dateUtc="2025-07-14T20:21:00Z">
        <w:r w:rsidDel="00476788">
          <w:delText>in this way leads to a</w:delText>
        </w:r>
        <w:r w:rsidDel="00A3562F">
          <w:delText xml:space="preserve"> striking result</w:delText>
        </w:r>
        <w:r w:rsidDel="00476788">
          <w:delText>: that</w:delText>
        </w:r>
      </w:del>
      <w:ins w:id="108" w:author="Bentley Allan" w:date="2025-07-14T16:21:00Z" w16du:dateUtc="2025-07-14T20:21:00Z">
        <w:r w:rsidR="00476788">
          <w:t>shows that</w:t>
        </w:r>
      </w:ins>
      <w:r>
        <w:t xml:space="preserve"> clean energy industrial capabilities cluster into five key capability areas: electronics, machinery, industrial </w:t>
      </w:r>
      <w:r>
        <w:lastRenderedPageBreak/>
        <w:t xml:space="preserve">materials, mining and metals, and chemicals. </w:t>
      </w:r>
      <w:r w:rsidR="005A2627">
        <w:t xml:space="preserve">Interestingly, automotive and textile </w:t>
      </w:r>
      <w:r w:rsidR="00F91667">
        <w:t xml:space="preserve">capabilities are almost irrelevant. We expected capabilities in these manufacturing sectors to be </w:t>
      </w:r>
      <w:r w:rsidR="00A07711">
        <w:t xml:space="preserve">predictive, especially since textiles has emerged as a critical bridge to higher value manufacturing. </w:t>
      </w:r>
    </w:p>
    <w:p w14:paraId="577FB05C" w14:textId="0CF47970" w:rsidR="00A94230" w:rsidRPr="00CF660D" w:rsidRDefault="00A94230" w:rsidP="00A94230">
      <w:r>
        <w:t>Moreover, e</w:t>
      </w:r>
      <w:r w:rsidRPr="00CF660D">
        <w:t>ach technology has a particular profile</w:t>
      </w:r>
      <w:r w:rsidR="00BB6DDA">
        <w:t xml:space="preserve"> such that </w:t>
      </w:r>
      <w:r w:rsidR="009E613B">
        <w:t>solar competitiveness is driven by strengths in electronics and industrial materials, batteries in chemicals</w:t>
      </w:r>
      <w:r w:rsidR="003379F9">
        <w:t xml:space="preserve"> </w:t>
      </w:r>
      <w:r w:rsidR="009E613B">
        <w:t>mining and metals</w:t>
      </w:r>
      <w:r w:rsidR="00324262">
        <w:t xml:space="preserve">, and so on (Figure </w:t>
      </w:r>
      <w:r w:rsidR="00705AE2">
        <w:t>4</w:t>
      </w:r>
      <w:r w:rsidR="00324262">
        <w:t xml:space="preserve">). </w:t>
      </w:r>
    </w:p>
    <w:p w14:paraId="10D21DB1" w14:textId="5ED2E3AB" w:rsidR="00D30EDC" w:rsidRDefault="0035013F" w:rsidP="0035013F">
      <w:pPr>
        <w:pStyle w:val="Heading4"/>
      </w:pPr>
      <w:r>
        <w:t xml:space="preserve">Figure </w:t>
      </w:r>
      <w:del w:id="109" w:author="Bentley Allan" w:date="2025-07-14T16:20:00Z" w16du:dateUtc="2025-07-14T20:20:00Z">
        <w:r w:rsidR="00705AE2" w:rsidDel="00470E92">
          <w:delText>4</w:delText>
        </w:r>
      </w:del>
      <w:ins w:id="110" w:author="Bentley Allan" w:date="2025-07-14T16:20:00Z" w16du:dateUtc="2025-07-14T20:20:00Z">
        <w:r w:rsidR="00470E92">
          <w:t>2</w:t>
        </w:r>
      </w:ins>
      <w:r>
        <w:t xml:space="preserve">. Radar plots for </w:t>
      </w:r>
      <w:commentRangeStart w:id="111"/>
      <w:commentRangeStart w:id="112"/>
      <w:r>
        <w:t>all the techs</w:t>
      </w:r>
      <w:commentRangeEnd w:id="111"/>
      <w:r>
        <w:rPr>
          <w:rStyle w:val="CommentReference"/>
        </w:rPr>
        <w:commentReference w:id="111"/>
      </w:r>
      <w:commentRangeEnd w:id="112"/>
      <w:r>
        <w:rPr>
          <w:rStyle w:val="CommentReference"/>
        </w:rPr>
        <w:commentReference w:id="112"/>
      </w:r>
    </w:p>
    <w:p w14:paraId="6B0B7F3B" w14:textId="0FC8FEA4" w:rsidR="0035013F" w:rsidRPr="00D30EDC" w:rsidRDefault="00D30EDC" w:rsidP="00D30EDC">
      <w:pPr>
        <w:pStyle w:val="Heading4"/>
        <w:ind w:left="720" w:firstLine="720"/>
        <w:rPr>
          <w:i w:val="0"/>
          <w:iCs w:val="0"/>
        </w:rPr>
      </w:pPr>
      <w:r>
        <w:rPr>
          <w:i w:val="0"/>
          <w:iCs w:val="0"/>
        </w:rPr>
        <w:t xml:space="preserve">           </w:t>
      </w:r>
      <w:r w:rsidRPr="00D30EDC">
        <w:rPr>
          <w:i w:val="0"/>
          <w:iCs w:val="0"/>
        </w:rPr>
        <w:t>Solar</w:t>
      </w:r>
      <w:r w:rsidR="0035013F" w:rsidRPr="00D30EDC">
        <w:rPr>
          <w:i w:val="0"/>
          <w:iCs w:val="0"/>
        </w:rPr>
        <w:t xml:space="preserve"> </w:t>
      </w:r>
      <w:r w:rsidR="00C95118">
        <w:rPr>
          <w:i w:val="0"/>
          <w:iCs w:val="0"/>
        </w:rPr>
        <w:tab/>
      </w:r>
      <w:r w:rsidR="00C95118">
        <w:rPr>
          <w:i w:val="0"/>
          <w:iCs w:val="0"/>
        </w:rPr>
        <w:tab/>
      </w:r>
      <w:r w:rsidR="00C95118">
        <w:rPr>
          <w:i w:val="0"/>
          <w:iCs w:val="0"/>
        </w:rPr>
        <w:tab/>
      </w:r>
      <w:r w:rsidR="00C95118">
        <w:rPr>
          <w:i w:val="0"/>
          <w:iCs w:val="0"/>
        </w:rPr>
        <w:tab/>
      </w:r>
      <w:r w:rsidR="00C95118">
        <w:rPr>
          <w:i w:val="0"/>
          <w:iCs w:val="0"/>
        </w:rPr>
        <w:tab/>
      </w:r>
      <w:r w:rsidR="00C95118">
        <w:rPr>
          <w:i w:val="0"/>
          <w:iCs w:val="0"/>
        </w:rPr>
        <w:tab/>
        <w:t>Wind</w:t>
      </w:r>
    </w:p>
    <w:p w14:paraId="01AB87DC" w14:textId="59A85B8C" w:rsidR="00304745" w:rsidRDefault="00B078F2" w:rsidP="00304745">
      <w:r w:rsidRPr="00B078F2">
        <w:rPr>
          <w:noProof/>
        </w:rPr>
        <w:drawing>
          <wp:inline distT="0" distB="0" distL="0" distR="0" wp14:anchorId="67D2B565" wp14:editId="60CE7D67">
            <wp:extent cx="2816700" cy="2579571"/>
            <wp:effectExtent l="0" t="0" r="3175" b="0"/>
            <wp:docPr id="8" name="Picture 7" descr="A diagram of a triangle&#10;&#10;AI-generated content may be incorrect.">
              <a:extLst xmlns:a="http://schemas.openxmlformats.org/drawingml/2006/main">
                <a:ext uri="{FF2B5EF4-FFF2-40B4-BE49-F238E27FC236}">
                  <a16:creationId xmlns:a16="http://schemas.microsoft.com/office/drawing/2014/main" id="{BEAC50F1-EB68-0B6E-B888-058263E204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triangle&#10;&#10;AI-generated content may be incorrect.">
                      <a:extLst>
                        <a:ext uri="{FF2B5EF4-FFF2-40B4-BE49-F238E27FC236}">
                          <a16:creationId xmlns:a16="http://schemas.microsoft.com/office/drawing/2014/main" id="{BEAC50F1-EB68-0B6E-B888-058263E20425}"/>
                        </a:ext>
                      </a:extLst>
                    </pic:cNvPr>
                    <pic:cNvPicPr>
                      <a:picLocks noChangeAspect="1"/>
                    </pic:cNvPicPr>
                  </pic:nvPicPr>
                  <pic:blipFill>
                    <a:blip r:embed="rId15"/>
                    <a:stretch>
                      <a:fillRect/>
                    </a:stretch>
                  </pic:blipFill>
                  <pic:spPr>
                    <a:xfrm>
                      <a:off x="0" y="0"/>
                      <a:ext cx="2924447" cy="2678247"/>
                    </a:xfrm>
                    <a:prstGeom prst="rect">
                      <a:avLst/>
                    </a:prstGeom>
                  </pic:spPr>
                </pic:pic>
              </a:graphicData>
            </a:graphic>
          </wp:inline>
        </w:drawing>
      </w:r>
      <w:r w:rsidR="00C95118" w:rsidRPr="00C95118">
        <w:rPr>
          <w:noProof/>
        </w:rPr>
        <w:t xml:space="preserve"> </w:t>
      </w:r>
      <w:r w:rsidR="00C95118" w:rsidRPr="00C95118">
        <w:rPr>
          <w:noProof/>
        </w:rPr>
        <w:drawing>
          <wp:inline distT="0" distB="0" distL="0" distR="0" wp14:anchorId="1E8F7535" wp14:editId="186992AB">
            <wp:extent cx="2947198" cy="2723950"/>
            <wp:effectExtent l="0" t="0" r="0" b="0"/>
            <wp:docPr id="4" name="Picture 3" descr="A diagram of a triangle with text on it&#10;&#10;AI-generated content may be incorrect.">
              <a:extLst xmlns:a="http://schemas.openxmlformats.org/drawingml/2006/main">
                <a:ext uri="{FF2B5EF4-FFF2-40B4-BE49-F238E27FC236}">
                  <a16:creationId xmlns:a16="http://schemas.microsoft.com/office/drawing/2014/main" id="{669FFAAC-025A-97DE-D76F-80846AC9BB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triangle with text on it&#10;&#10;AI-generated content may be incorrect.">
                      <a:extLst>
                        <a:ext uri="{FF2B5EF4-FFF2-40B4-BE49-F238E27FC236}">
                          <a16:creationId xmlns:a16="http://schemas.microsoft.com/office/drawing/2014/main" id="{669FFAAC-025A-97DE-D76F-80846AC9BB9F}"/>
                        </a:ext>
                      </a:extLst>
                    </pic:cNvPr>
                    <pic:cNvPicPr>
                      <a:picLocks noChangeAspect="1"/>
                    </pic:cNvPicPr>
                  </pic:nvPicPr>
                  <pic:blipFill>
                    <a:blip r:embed="rId16"/>
                    <a:stretch>
                      <a:fillRect/>
                    </a:stretch>
                  </pic:blipFill>
                  <pic:spPr>
                    <a:xfrm>
                      <a:off x="0" y="0"/>
                      <a:ext cx="2996915" cy="2769901"/>
                    </a:xfrm>
                    <a:prstGeom prst="rect">
                      <a:avLst/>
                    </a:prstGeom>
                  </pic:spPr>
                </pic:pic>
              </a:graphicData>
            </a:graphic>
          </wp:inline>
        </w:drawing>
      </w:r>
    </w:p>
    <w:p w14:paraId="2F18E017" w14:textId="62FB55E5" w:rsidR="231DB859" w:rsidRDefault="231DB859">
      <w:pPr>
        <w:rPr>
          <w:ins w:id="113" w:author="Ishana Ratan" w:date="2025-07-14T20:23:00Z" w16du:dateUtc="2025-07-14T20:23:21Z"/>
          <w:sz w:val="20"/>
          <w:szCs w:val="20"/>
        </w:rPr>
      </w:pPr>
      <w:commentRangeStart w:id="114"/>
      <w:ins w:id="115" w:author="Ishana Ratan" w:date="2025-07-14T20:23:00Z">
        <w:r w:rsidRPr="0A13EE2F">
          <w:rPr>
            <w:sz w:val="20"/>
            <w:szCs w:val="20"/>
          </w:rPr>
          <w:t>Note: In this HS code system, chapter 84 refers to machinery, especially precision components and capital goods, chapter 85 corresponds to electronic devices and computing components, chapters 68-70 are industrial materials, and so on.</w:t>
        </w:r>
      </w:ins>
      <w:commentRangeEnd w:id="114"/>
      <w:r>
        <w:rPr>
          <w:rStyle w:val="CommentReference"/>
        </w:rPr>
        <w:commentReference w:id="114"/>
      </w:r>
    </w:p>
    <w:p w14:paraId="3AF2FE35" w14:textId="414B669A" w:rsidR="0035013F" w:rsidRDefault="00304745" w:rsidP="009E2726">
      <w:r>
        <w:t>This is an intuitive but powerful finding. Solar panels are complex electronic devices</w:t>
      </w:r>
      <w:r w:rsidR="00324262">
        <w:t xml:space="preserve"> attached to glass. </w:t>
      </w:r>
      <w:r w:rsidR="00556CEF">
        <w:t>Wind turbines in</w:t>
      </w:r>
      <w:r w:rsidR="002D2ED2">
        <w:t xml:space="preserve">tegrate </w:t>
      </w:r>
      <w:r w:rsidR="00556CEF">
        <w:t xml:space="preserve">a range of precision </w:t>
      </w:r>
      <w:r w:rsidR="002D2ED2">
        <w:t xml:space="preserve">components into an efficient </w:t>
      </w:r>
      <w:r w:rsidR="00284C33">
        <w:t xml:space="preserve">moving </w:t>
      </w:r>
      <w:r w:rsidR="002D2ED2">
        <w:t xml:space="preserve">machine. </w:t>
      </w:r>
      <w:r w:rsidR="00DD664C">
        <w:t>Batteries require complex metallurgical and chemical expertise to perfect metals performance</w:t>
      </w:r>
      <w:r w:rsidR="00EB1A74">
        <w:t xml:space="preserve">. </w:t>
      </w:r>
      <w:proofErr w:type="spellStart"/>
      <w:r w:rsidR="006567D8">
        <w:t>Electrolyzers</w:t>
      </w:r>
      <w:proofErr w:type="spellEnd"/>
      <w:r w:rsidR="006567D8">
        <w:t xml:space="preserve"> bring together complex chemical polymers </w:t>
      </w:r>
      <w:r w:rsidR="00F80229">
        <w:t>with precision machines. The value-add for heat pumps is concentrated in heat exchangers and other HVAC components in the machine</w:t>
      </w:r>
      <w:r w:rsidR="00B44737">
        <w:t>ry sections of the HS code list. Rare earth magnets require mining and chemical refining, but principally they are electromagnets</w:t>
      </w:r>
      <w:r w:rsidR="00892C07">
        <w:t xml:space="preserve">. </w:t>
      </w:r>
      <w:r w:rsidR="00DF63F1">
        <w:t>Nuclear</w:t>
      </w:r>
      <w:r w:rsidR="00705AE2">
        <w:t xml:space="preserve"> </w:t>
      </w:r>
      <w:r w:rsidR="00094F98">
        <w:t>installations are primarily complex machines with millions of machined components</w:t>
      </w:r>
      <w:r w:rsidR="00D116F5">
        <w:t xml:space="preserve"> that use a complex mineral fuel. Biofuels</w:t>
      </w:r>
      <w:r w:rsidR="00415CDB">
        <w:t xml:space="preserve"> competitiveness is predicted by strength in engines and engine components, in the machinery chapters of the HS code.  </w:t>
      </w:r>
    </w:p>
    <w:p w14:paraId="6CACE84C" w14:textId="2BE7E138" w:rsidR="007B1B2C" w:rsidRDefault="00897B4B" w:rsidP="00897B4B">
      <w:pPr>
        <w:pStyle w:val="Heading3"/>
      </w:pPr>
      <w:r>
        <w:t xml:space="preserve">Figure </w:t>
      </w:r>
      <w:del w:id="116" w:author="Bentley Allan" w:date="2025-07-14T16:20:00Z" w16du:dateUtc="2025-07-14T20:20:00Z">
        <w:r w:rsidR="00705AE2" w:rsidDel="00470E92">
          <w:delText>5</w:delText>
        </w:r>
      </w:del>
      <w:ins w:id="117" w:author="Bentley Allan" w:date="2025-07-14T16:20:00Z" w16du:dateUtc="2025-07-14T20:20:00Z">
        <w:r w:rsidR="00470E92">
          <w:t>3</w:t>
        </w:r>
      </w:ins>
      <w:r>
        <w:t>. Radar plots for 9 countries generally</w:t>
      </w:r>
    </w:p>
    <w:p w14:paraId="20630EC0" w14:textId="56C557E4" w:rsidR="007B1B2C" w:rsidRDefault="00B078F2" w:rsidP="009E2726">
      <w:r>
        <w:lastRenderedPageBreak/>
        <w:t>[]</w:t>
      </w:r>
    </w:p>
    <w:p w14:paraId="2021A731" w14:textId="533AC4F9" w:rsidR="00A3510D" w:rsidRDefault="003F4584" w:rsidP="009E2726">
      <w:r>
        <w:t>The result is a</w:t>
      </w:r>
      <w:r w:rsidR="00516691">
        <w:t xml:space="preserve"> parsimonious</w:t>
      </w:r>
      <w:r>
        <w:t xml:space="preserve"> mapping of the global industrial base for clean energy technology that outlines the capabilities needed to compete in each technology. </w:t>
      </w:r>
      <w:r w:rsidR="00A3510D">
        <w:t xml:space="preserve">With this </w:t>
      </w:r>
      <w:r>
        <w:t>characterization of the industrial base</w:t>
      </w:r>
      <w:r w:rsidR="00A3510D">
        <w:t xml:space="preserve"> in hand, </w:t>
      </w:r>
      <w:r w:rsidR="0038217F">
        <w:t xml:space="preserve">the industrial base of each country can also be mapped in a simple way. </w:t>
      </w:r>
      <w:r w:rsidR="00601C66">
        <w:t xml:space="preserve">This </w:t>
      </w:r>
      <w:r w:rsidR="00890568">
        <w:t xml:space="preserve">model </w:t>
      </w:r>
      <w:r w:rsidR="00601C66">
        <w:t xml:space="preserve">gives countries a sense of their current strengths and a tool that enables them to map progress </w:t>
      </w:r>
      <w:r w:rsidR="004D3793">
        <w:t>over time at both a high level</w:t>
      </w:r>
      <w:r w:rsidR="00890568">
        <w:t xml:space="preserve"> and at a very granular level. </w:t>
      </w:r>
    </w:p>
    <w:p w14:paraId="618AC591" w14:textId="77777777" w:rsidR="00A3510D" w:rsidRDefault="00A3510D" w:rsidP="009E2726"/>
    <w:p w14:paraId="6C9D6025" w14:textId="3ED02684" w:rsidR="00CC705A" w:rsidRPr="00CC705A" w:rsidRDefault="00B85D0D" w:rsidP="00CC705A">
      <w:pPr>
        <w:pStyle w:val="Heading2"/>
      </w:pPr>
      <w:r>
        <w:t>Discussion</w:t>
      </w:r>
    </w:p>
    <w:p w14:paraId="10813797" w14:textId="099F9B4F" w:rsidR="009C40EB" w:rsidRDefault="0055053A" w:rsidP="0055053A">
      <w:r>
        <w:t>The rankings of predicted competitiveness highlight the strength of the world’s industrial giants: China, Japan, Korea, and Germany across a wide range of opportunity areas</w:t>
      </w:r>
      <w:r w:rsidR="009C40EB">
        <w:t xml:space="preserve"> (Table 1)</w:t>
      </w:r>
      <w:r>
        <w:t xml:space="preserve">. The United States has strengths in batteries, nuclear, and biofuels, but for its size it lags far behind its peers. </w:t>
      </w:r>
      <w:r w:rsidR="009C40EB">
        <w:t>Denmark, Italy, Spain</w:t>
      </w:r>
      <w:r w:rsidR="005E0E61">
        <w:t>, and France</w:t>
      </w:r>
      <w:r w:rsidR="009C40EB">
        <w:t xml:space="preserve"> also emerge</w:t>
      </w:r>
      <w:r w:rsidR="005E0E61">
        <w:t xml:space="preserve"> as strong competitors</w:t>
      </w:r>
      <w:r w:rsidR="00C86D78">
        <w:t xml:space="preserve"> alongside a range of smaller European </w:t>
      </w:r>
      <w:r w:rsidR="00997043">
        <w:t>countries</w:t>
      </w:r>
      <w:r w:rsidR="005E0E61">
        <w:t>.</w:t>
      </w:r>
      <w:r w:rsidR="003C131F">
        <w:t xml:space="preserve"> The industrial base for clean energy is highly concentrated </w:t>
      </w:r>
      <w:r w:rsidR="0097628B">
        <w:t xml:space="preserve">in Asia and Europe. </w:t>
      </w:r>
    </w:p>
    <w:p w14:paraId="1911F0CE" w14:textId="472068B3" w:rsidR="0055053A" w:rsidRDefault="00B82072" w:rsidP="00286118">
      <w:r>
        <w:t>However, m</w:t>
      </w:r>
      <w:r w:rsidR="0055053A">
        <w:t xml:space="preserve">any emerging market and developing economies also demonstrate </w:t>
      </w:r>
      <w:r w:rsidR="005E0E61">
        <w:t>broad</w:t>
      </w:r>
      <w:r w:rsidR="0055053A">
        <w:t xml:space="preserve"> strengths. </w:t>
      </w:r>
      <w:r w:rsidR="00997043">
        <w:t>India ranks ninth on average overall scores</w:t>
      </w:r>
      <w:r w:rsidR="00151846">
        <w:t xml:space="preserve"> with good competitiveness in solar, wind, magnets, nuclear, and biofuels. This suggests that its recent manufacturing push has been more successful than many realize and that U.S. investments in India may be well-placed </w:t>
      </w:r>
      <w:r w:rsidR="00621C61">
        <w:t>to generate long-term supply chain diversification.</w:t>
      </w:r>
      <w:r w:rsidR="00621C61">
        <w:rPr>
          <w:rStyle w:val="EndnoteReference"/>
        </w:rPr>
        <w:endnoteReference w:id="7"/>
      </w:r>
      <w:r w:rsidR="00E47410">
        <w:t xml:space="preserve"> Outside of the top 20, Thailand, Turkey, and Mexico all have strong overall rankings.</w:t>
      </w:r>
      <w:r w:rsidR="00286118">
        <w:t xml:space="preserve"> </w:t>
      </w:r>
    </w:p>
    <w:p w14:paraId="640F938D" w14:textId="4D0C4E4D" w:rsidR="007D0E2C" w:rsidRDefault="00E47410">
      <w:r>
        <w:t>But the point of this</w:t>
      </w:r>
      <w:r w:rsidR="00700D25">
        <w:t xml:space="preserve"> model is not to rank overall strengths, but to allow countries to identify areas of competitive advantage so that they can make smart industrial strategy investments</w:t>
      </w:r>
      <w:r w:rsidR="00A75E37">
        <w:t xml:space="preserve">. Consider </w:t>
      </w:r>
      <w:r w:rsidR="00EE5B0C">
        <w:t>Figure 5</w:t>
      </w:r>
      <w:r w:rsidR="00A75E37">
        <w:t xml:space="preserve">, which summarizes </w:t>
      </w:r>
      <w:r w:rsidR="002B7832">
        <w:t>competitiveness</w:t>
      </w:r>
      <w:r w:rsidR="00A75E37">
        <w:t xml:space="preserve"> across </w:t>
      </w:r>
      <w:r w:rsidR="00974719">
        <w:t>all areas</w:t>
      </w:r>
      <w:r w:rsidR="002B7832">
        <w:t xml:space="preserve"> for </w:t>
      </w:r>
      <w:proofErr w:type="gramStart"/>
      <w:r w:rsidR="002B7832">
        <w:t>a number of</w:t>
      </w:r>
      <w:proofErr w:type="gramEnd"/>
      <w:r w:rsidR="002B7832">
        <w:t xml:space="preserve"> countries. Here the lesson is not that Malaysia, the top ranked EMDE country, is a powerhouse, but that it has </w:t>
      </w:r>
      <w:proofErr w:type="gramStart"/>
      <w:r w:rsidR="002B7832">
        <w:t>particular strengths</w:t>
      </w:r>
      <w:proofErr w:type="gramEnd"/>
      <w:r w:rsidR="002B7832">
        <w:t xml:space="preserve"> in solar, magnets, and transmission. </w:t>
      </w:r>
    </w:p>
    <w:p w14:paraId="72F77118" w14:textId="2C672679" w:rsidR="00A75E37" w:rsidRDefault="00AC3B91" w:rsidP="00A75E37">
      <w:commentRangeStart w:id="118"/>
      <w:commentRangeStart w:id="119"/>
      <w:commentRangeStart w:id="120"/>
      <w:r>
        <w:t xml:space="preserve">Figure </w:t>
      </w:r>
      <w:del w:id="121" w:author="Bentley Allan" w:date="2025-07-14T16:23:00Z" w16du:dateUtc="2025-07-14T20:23:00Z">
        <w:r w:rsidR="002B7832" w:rsidDel="004A3DB8">
          <w:delText>6</w:delText>
        </w:r>
      </w:del>
      <w:commentRangeEnd w:id="118"/>
      <w:ins w:id="122" w:author="Bentley Allan" w:date="2025-07-14T16:23:00Z" w16du:dateUtc="2025-07-14T20:23:00Z">
        <w:r w:rsidR="004A3DB8">
          <w:t>4</w:t>
        </w:r>
      </w:ins>
      <w:r>
        <w:rPr>
          <w:rStyle w:val="CommentReference"/>
        </w:rPr>
        <w:commentReference w:id="118"/>
      </w:r>
      <w:commentRangeEnd w:id="119"/>
      <w:r>
        <w:rPr>
          <w:rStyle w:val="CommentReference"/>
        </w:rPr>
        <w:commentReference w:id="119"/>
      </w:r>
      <w:commentRangeEnd w:id="120"/>
      <w:r>
        <w:rPr>
          <w:rStyle w:val="CommentReference"/>
        </w:rPr>
        <w:commentReference w:id="120"/>
      </w:r>
      <w:r>
        <w:t>. Technology competitiveness</w:t>
      </w:r>
      <w:r w:rsidR="00EE5B0C">
        <w:t xml:space="preserve"> in selected countries</w:t>
      </w:r>
      <w:ins w:id="123" w:author="Bentley Allan" w:date="2025-07-14T15:46:00Z" w16du:dateUtc="2025-07-14T19:46:00Z">
        <w:r w:rsidR="00A15780">
          <w:t>, 2023</w:t>
        </w:r>
      </w:ins>
    </w:p>
    <w:p w14:paraId="2BEE6077" w14:textId="6DD3C7C1" w:rsidR="00A75E37" w:rsidRDefault="00AC3B91">
      <w:r w:rsidRPr="00AC3B91">
        <w:rPr>
          <w:noProof/>
        </w:rPr>
        <w:lastRenderedPageBreak/>
        <w:drawing>
          <wp:inline distT="0" distB="0" distL="0" distR="0" wp14:anchorId="70A3355D" wp14:editId="145CD24D">
            <wp:extent cx="5943600" cy="2103120"/>
            <wp:effectExtent l="0" t="0" r="0" b="5080"/>
            <wp:docPr id="1883091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91878" name="Picture 1" descr="A screenshot of a computer&#10;&#10;AI-generated content may be incorrect."/>
                    <pic:cNvPicPr/>
                  </pic:nvPicPr>
                  <pic:blipFill>
                    <a:blip r:embed="rId17"/>
                    <a:stretch>
                      <a:fillRect/>
                    </a:stretch>
                  </pic:blipFill>
                  <pic:spPr>
                    <a:xfrm>
                      <a:off x="0" y="0"/>
                      <a:ext cx="5943600" cy="2103120"/>
                    </a:xfrm>
                    <a:prstGeom prst="rect">
                      <a:avLst/>
                    </a:prstGeom>
                  </pic:spPr>
                </pic:pic>
              </a:graphicData>
            </a:graphic>
          </wp:inline>
        </w:drawing>
      </w:r>
    </w:p>
    <w:p w14:paraId="37237028" w14:textId="3051B76D" w:rsidR="002B7832" w:rsidRDefault="002B7832" w:rsidP="002B7832">
      <w:r>
        <w:t xml:space="preserve">Thailand might easily conclude that it has strengths in </w:t>
      </w:r>
      <w:proofErr w:type="spellStart"/>
      <w:r>
        <w:t>electrolyzers</w:t>
      </w:r>
      <w:proofErr w:type="spellEnd"/>
      <w:r>
        <w:t xml:space="preserve"> and transmission it might like to boost. The model provides tools for thinking through how to do this. O</w:t>
      </w:r>
      <w:r w:rsidR="00924B76">
        <w:t>ne could easily interpret the results in a highly mechanical way</w:t>
      </w:r>
      <w:r w:rsidR="00EA6BD2">
        <w:t xml:space="preserve">. For example, to be competitive in </w:t>
      </w:r>
      <w:proofErr w:type="spellStart"/>
      <w:r>
        <w:t>electrolyzers</w:t>
      </w:r>
      <w:proofErr w:type="spellEnd"/>
      <w:r>
        <w:t>, a country could aim to develop g</w:t>
      </w:r>
      <w:r w:rsidRPr="002B7832">
        <w:t>ermanium oxides &amp; zirconium dioxide</w:t>
      </w:r>
      <w:r>
        <w:t xml:space="preserve"> exports—the top predictor for </w:t>
      </w:r>
      <w:proofErr w:type="spellStart"/>
      <w:r>
        <w:t>electrolyzer</w:t>
      </w:r>
      <w:proofErr w:type="spellEnd"/>
      <w:r>
        <w:t xml:space="preserve"> competitiveness. Or, to compete in batteries, a country could aim </w:t>
      </w:r>
      <w:r w:rsidRPr="00397B70">
        <w:t xml:space="preserve">to </w:t>
      </w:r>
      <w:r w:rsidR="00EA6BD2" w:rsidRPr="00397B70">
        <w:t xml:space="preserve">build an export sector in </w:t>
      </w:r>
      <w:r w:rsidR="0091520B" w:rsidRPr="00397B70">
        <w:t xml:space="preserve">flat-rolled steel coated with </w:t>
      </w:r>
      <w:r w:rsidR="006008BE" w:rsidRPr="00397B70">
        <w:t>chromium</w:t>
      </w:r>
      <w:r w:rsidRPr="00397B70">
        <w:rPr>
          <w:rFonts w:eastAsia="Times New Roman" w:cs="Times New Roman"/>
          <w:color w:val="000000"/>
          <w:kern w:val="0"/>
          <w14:ligatures w14:val="none"/>
        </w:rPr>
        <w:t xml:space="preserve">, </w:t>
      </w:r>
      <w:r w:rsidR="00726B11" w:rsidRPr="00397B70">
        <w:rPr>
          <w:rFonts w:eastAsia="Times New Roman" w:cs="Times New Roman"/>
          <w:color w:val="000000"/>
          <w:kern w:val="0"/>
          <w14:ligatures w14:val="none"/>
        </w:rPr>
        <w:t>the top predictor</w:t>
      </w:r>
      <w:r w:rsidRPr="00397B70">
        <w:rPr>
          <w:rFonts w:eastAsia="Times New Roman" w:cs="Times New Roman"/>
          <w:color w:val="000000"/>
          <w:kern w:val="0"/>
          <w14:ligatures w14:val="none"/>
        </w:rPr>
        <w:t xml:space="preserve"> there</w:t>
      </w:r>
      <w:r w:rsidR="00EA6BD2" w:rsidRPr="00397B70">
        <w:t>.</w:t>
      </w:r>
      <w:r w:rsidR="00726B11">
        <w:t xml:space="preserve"> However, this would be a</w:t>
      </w:r>
      <w:r>
        <w:t>pplying a false level of precision to the model and</w:t>
      </w:r>
      <w:r w:rsidR="00726B11">
        <w:t xml:space="preserve"> misinterp</w:t>
      </w:r>
      <w:r>
        <w:t>ret what it</w:t>
      </w:r>
      <w:r w:rsidR="0065530D">
        <w:t xml:space="preserve"> is telling us. </w:t>
      </w:r>
    </w:p>
    <w:p w14:paraId="260F056F" w14:textId="2D06341D" w:rsidR="006C11E7" w:rsidRPr="00726B11" w:rsidRDefault="002B7832" w:rsidP="002B7832">
      <w:pPr>
        <w:rPr>
          <w:rFonts w:ascii="Aptos Narrow" w:eastAsia="Times New Roman" w:hAnsi="Aptos Narrow" w:cs="Times New Roman"/>
          <w:color w:val="000000"/>
          <w:kern w:val="0"/>
          <w14:ligatures w14:val="none"/>
        </w:rPr>
      </w:pPr>
      <w:r>
        <w:t xml:space="preserve">Instead, we can have confidence in the simpler, but more elegant finding that the knowledge and capabilities required to succeed in industrial development differs across technology areas. To compete, countries need to build upstream and intermediate capabilities in electronics, chemicals, machinery, industrial materials, and mining and metals. A comprehensive approach to building these capacities in focused areas is more likely to succeed. </w:t>
      </w:r>
    </w:p>
    <w:p w14:paraId="36674534" w14:textId="06D7F4DD" w:rsidR="00924B76" w:rsidRDefault="002B7832">
      <w:r>
        <w:t xml:space="preserve">The model is subject to further limitations. The dependent variable is export in the final product, so it does not tell us anything about how much value-added is happening in the </w:t>
      </w:r>
      <w:commentRangeStart w:id="124"/>
      <w:commentRangeStart w:id="125"/>
      <w:r>
        <w:t>economy.</w:t>
      </w:r>
      <w:commentRangeEnd w:id="124"/>
      <w:r>
        <w:rPr>
          <w:rStyle w:val="CommentReference"/>
        </w:rPr>
        <w:commentReference w:id="124"/>
      </w:r>
      <w:commentRangeEnd w:id="125"/>
      <w:r>
        <w:rPr>
          <w:rStyle w:val="CommentReference"/>
        </w:rPr>
        <w:commentReference w:id="125"/>
      </w:r>
      <w:r>
        <w:t xml:space="preserve"> </w:t>
      </w:r>
      <w:r w:rsidR="00F9283A">
        <w:t xml:space="preserve">Re-exports could confound some of the results. We expect this is a limited problem, but it may help explain the overperformance of some countries. Cross-referencing the results with granular production or value-added data at the country level, not possible in a universal study like this, </w:t>
      </w:r>
      <w:r w:rsidR="00C91E17">
        <w:t>would be advisable before designing industrial strategy on the results</w:t>
      </w:r>
      <w:r w:rsidR="00F9283A">
        <w:t xml:space="preserve">.   </w:t>
      </w:r>
    </w:p>
    <w:p w14:paraId="6A069612" w14:textId="77777777" w:rsidR="00C91E17" w:rsidRDefault="00C91E17"/>
    <w:p w14:paraId="116A194F" w14:textId="73CDC47F" w:rsidR="006C11E7" w:rsidRDefault="006C11E7" w:rsidP="006C11E7">
      <w:pPr>
        <w:pStyle w:val="Heading2"/>
      </w:pPr>
      <w:r>
        <w:t>Conclusion</w:t>
      </w:r>
    </w:p>
    <w:p w14:paraId="2CF81CDB" w14:textId="288A5259" w:rsidR="00C25120" w:rsidRDefault="00AC50F7" w:rsidP="00D5711E">
      <w:r>
        <w:t xml:space="preserve">The goal of green industrial policy is to </w:t>
      </w:r>
      <w:r w:rsidR="00153CD6">
        <w:t>secure a countries position in global clean energy value chains that supports technological development and the creation of innovative</w:t>
      </w:r>
      <w:r w:rsidR="0015129D">
        <w:t xml:space="preserve">, </w:t>
      </w:r>
      <w:r w:rsidR="0015129D">
        <w:lastRenderedPageBreak/>
        <w:t>competitive</w:t>
      </w:r>
      <w:r w:rsidR="00153CD6">
        <w:t xml:space="preserve"> ecosystems </w:t>
      </w:r>
      <w:r w:rsidR="00D5711E">
        <w:t xml:space="preserve">at home. To do that, countries need to build on their strengths </w:t>
      </w:r>
      <w:r w:rsidR="00C25120">
        <w:t xml:space="preserve">without remaining bound by the status quo. </w:t>
      </w:r>
    </w:p>
    <w:p w14:paraId="4D0931DF" w14:textId="0BC2CB17" w:rsidR="009E2726" w:rsidRPr="009E2726" w:rsidRDefault="00C25120" w:rsidP="00150E3F">
      <w:r>
        <w:t>The model presented here aims to balance future orientation with a realistic assessment of existing strengths. It helps countries i</w:t>
      </w:r>
      <w:r w:rsidR="00194452" w:rsidRPr="00194452">
        <w:t xml:space="preserve">dentify which sectors countries </w:t>
      </w:r>
      <w:r w:rsidR="0015129D">
        <w:t>can</w:t>
      </w:r>
      <w:r w:rsidR="00194452" w:rsidRPr="00194452">
        <w:t xml:space="preserve"> compete in based on existing capabilities. </w:t>
      </w:r>
      <w:r w:rsidR="00663F03">
        <w:t xml:space="preserve">But beyond specific opportunities, it </w:t>
      </w:r>
      <w:r w:rsidR="00932C3B">
        <w:t xml:space="preserve">also identifies </w:t>
      </w:r>
      <w:r w:rsidR="00800665">
        <w:t>which</w:t>
      </w:r>
      <w:r w:rsidR="00E354E9" w:rsidRPr="00E354E9">
        <w:t xml:space="preserve"> parts of the industrial base drive </w:t>
      </w:r>
      <w:r w:rsidR="00932C3B">
        <w:t xml:space="preserve">predicted competitiveness. </w:t>
      </w:r>
      <w:r w:rsidR="008216FB">
        <w:t>Thus</w:t>
      </w:r>
      <w:r w:rsidR="00800665">
        <w:t>,</w:t>
      </w:r>
      <w:r w:rsidR="008216FB">
        <w:t xml:space="preserve"> it can help identify where </w:t>
      </w:r>
      <w:r w:rsidR="00E354E9" w:rsidRPr="00E354E9">
        <w:t>investments in the industrial base might be possible and beneficial to improve long-term export capability</w:t>
      </w:r>
      <w:r w:rsidR="008216FB">
        <w:t xml:space="preserve">. </w:t>
      </w:r>
      <w:r w:rsidR="00800665">
        <w:t xml:space="preserve"> </w:t>
      </w:r>
      <w:r w:rsidR="00E21D4F">
        <w:t xml:space="preserve">Thus, it </w:t>
      </w:r>
      <w:r w:rsidR="00663F03">
        <w:t>provides an i</w:t>
      </w:r>
      <w:r w:rsidR="009E2726" w:rsidRPr="009E2726">
        <w:t xml:space="preserve">n-depth </w:t>
      </w:r>
      <w:r w:rsidR="00663F03">
        <w:t>picture</w:t>
      </w:r>
      <w:r w:rsidR="009E2726" w:rsidRPr="009E2726">
        <w:t xml:space="preserve"> of what countries are currently good at and how this positions them to produce green technologies in adjacent, emerging sectors. </w:t>
      </w:r>
    </w:p>
    <w:p w14:paraId="03CB9182" w14:textId="641B6DC3" w:rsidR="00390DC7" w:rsidRDefault="00150E3F" w:rsidP="00DA6B80">
      <w:r>
        <w:t>It does this by presenting a simple mapping of the five core capabilities needed to compete in clean energy technologies</w:t>
      </w:r>
      <w:r w:rsidR="00DA6B80">
        <w:t xml:space="preserve">. The industrial base revealed here consists of capabilities in electronics, machinery, mining and metals, industrial materials, and chemicals. </w:t>
      </w:r>
      <w:r w:rsidR="00B50651">
        <w:t xml:space="preserve">This finding appears to support new work on industrial policy that suggests that states who invest in core, upstream capabilities are most likely to </w:t>
      </w:r>
      <w:r w:rsidR="00CC7B7D">
        <w:t xml:space="preserve">succeed. </w:t>
      </w:r>
      <w:r w:rsidR="00B50651">
        <w:t xml:space="preserve">Further work could be done to understand the nature of this industrial base and its importance to technology and development. </w:t>
      </w:r>
    </w:p>
    <w:p w14:paraId="4F29C4D8" w14:textId="7FA8222B" w:rsidR="00390DC7" w:rsidRPr="00390DC7" w:rsidRDefault="007D4B00" w:rsidP="00DA6B80">
      <w:r>
        <w:t xml:space="preserve">The detail in country-level advice could also be improved by running the model at each stage of the </w:t>
      </w:r>
      <w:r w:rsidR="0061736F">
        <w:t xml:space="preserve">supply chain, so that competitiveness in key components could also be ranked. This is important because the more specific industrial policy targeting is, the easier it is to build supportive ecosystems. </w:t>
      </w:r>
    </w:p>
    <w:p w14:paraId="44012592" w14:textId="630BDAC8" w:rsidR="00BC5826" w:rsidRPr="00BC5826" w:rsidRDefault="00E21D4F" w:rsidP="00845D5C">
      <w:r>
        <w:t>Another important extension</w:t>
      </w:r>
      <w:r w:rsidR="0061736F">
        <w:t xml:space="preserve"> is to understand the policy determinants of </w:t>
      </w:r>
      <w:r w:rsidR="00845D5C">
        <w:t xml:space="preserve">competitiveness. </w:t>
      </w:r>
      <w:r w:rsidR="00845D5C" w:rsidRPr="00845D5C">
        <w:t>W</w:t>
      </w:r>
      <w:r w:rsidR="00BC5826" w:rsidRPr="00845D5C">
        <w:t>hich industrial and trade policies are most likely to improve competitiveness?</w:t>
      </w:r>
      <w:r w:rsidR="00845D5C">
        <w:t xml:space="preserve"> Understanding the</w:t>
      </w:r>
      <w:r w:rsidR="00BC5826" w:rsidRPr="00BC5826">
        <w:t xml:space="preserve"> effectiveness of various policy tools</w:t>
      </w:r>
      <w:r w:rsidR="00845D5C">
        <w:t xml:space="preserve"> will be critical for countries</w:t>
      </w:r>
      <w:r w:rsidR="00E619EF">
        <w:t xml:space="preserve"> success. </w:t>
      </w:r>
    </w:p>
    <w:p w14:paraId="740C0AA2" w14:textId="77777777" w:rsidR="00BC5826" w:rsidRDefault="00BC5826"/>
    <w:p w14:paraId="4FA8B848" w14:textId="77777777" w:rsidR="008A0290" w:rsidRDefault="008A0290"/>
    <w:p w14:paraId="4608ED6C" w14:textId="74788C3B" w:rsidR="00E82694" w:rsidRDefault="00E82694">
      <w:r>
        <w:br w:type="page"/>
      </w:r>
    </w:p>
    <w:p w14:paraId="643960F2" w14:textId="77777777" w:rsidR="0087764D" w:rsidRDefault="0087764D" w:rsidP="00E82694">
      <w:pPr>
        <w:pStyle w:val="Heading2"/>
        <w:sectPr w:rsidR="0087764D">
          <w:endnotePr>
            <w:numFmt w:val="decimal"/>
          </w:endnotePr>
          <w:pgSz w:w="12240" w:h="15840"/>
          <w:pgMar w:top="1440" w:right="1440" w:bottom="1440" w:left="1440" w:header="720" w:footer="720" w:gutter="0"/>
          <w:cols w:space="720"/>
          <w:docGrid w:linePitch="360"/>
        </w:sectPr>
      </w:pPr>
    </w:p>
    <w:p w14:paraId="2B883D98" w14:textId="1647DC82" w:rsidR="00E82694" w:rsidRDefault="00E82694" w:rsidP="00E82694">
      <w:pPr>
        <w:pStyle w:val="Heading2"/>
      </w:pPr>
      <w:r>
        <w:lastRenderedPageBreak/>
        <w:t>APPENDICES</w:t>
      </w:r>
    </w:p>
    <w:p w14:paraId="68E49404" w14:textId="03002AF1" w:rsidR="00E82694" w:rsidRDefault="00E82694" w:rsidP="00E82694">
      <w:r>
        <w:t>Table 1. Model calibration</w:t>
      </w:r>
    </w:p>
    <w:tbl>
      <w:tblPr>
        <w:tblW w:w="0" w:type="auto"/>
        <w:tblBorders>
          <w:top w:val="single" w:sz="4" w:space="0" w:color="auto"/>
          <w:bottom w:val="single" w:sz="4" w:space="0" w:color="auto"/>
        </w:tblBorders>
        <w:tblLook w:val="04A0" w:firstRow="1" w:lastRow="0" w:firstColumn="1" w:lastColumn="0" w:noHBand="0" w:noVBand="1"/>
      </w:tblPr>
      <w:tblGrid>
        <w:gridCol w:w="1890"/>
        <w:gridCol w:w="4343"/>
        <w:gridCol w:w="3117"/>
      </w:tblGrid>
      <w:tr w:rsidR="004A27C6" w14:paraId="7970B66E" w14:textId="77777777" w:rsidTr="00B85D0D">
        <w:tc>
          <w:tcPr>
            <w:tcW w:w="1890" w:type="dxa"/>
            <w:tcBorders>
              <w:top w:val="single" w:sz="4" w:space="0" w:color="auto"/>
              <w:bottom w:val="single" w:sz="4" w:space="0" w:color="auto"/>
            </w:tcBorders>
          </w:tcPr>
          <w:p w14:paraId="4AD108EE" w14:textId="3FBBCC6B" w:rsidR="004A27C6" w:rsidRDefault="009C5910" w:rsidP="00E82694">
            <w:r>
              <w:t>Technology</w:t>
            </w:r>
          </w:p>
        </w:tc>
        <w:tc>
          <w:tcPr>
            <w:tcW w:w="4343" w:type="dxa"/>
            <w:tcBorders>
              <w:top w:val="single" w:sz="4" w:space="0" w:color="auto"/>
              <w:bottom w:val="single" w:sz="4" w:space="0" w:color="auto"/>
            </w:tcBorders>
          </w:tcPr>
          <w:p w14:paraId="505079F0" w14:textId="05FF383A" w:rsidR="004A27C6" w:rsidRDefault="009C5910" w:rsidP="00E82694">
            <w:r>
              <w:t>Final product (HS code with description)</w:t>
            </w:r>
          </w:p>
        </w:tc>
        <w:tc>
          <w:tcPr>
            <w:tcW w:w="3117" w:type="dxa"/>
            <w:tcBorders>
              <w:top w:val="single" w:sz="4" w:space="0" w:color="auto"/>
              <w:bottom w:val="single" w:sz="4" w:space="0" w:color="auto"/>
            </w:tcBorders>
          </w:tcPr>
          <w:p w14:paraId="3A62C01C" w14:textId="4FD4DCCA" w:rsidR="004A27C6" w:rsidRDefault="00681838" w:rsidP="00E82694">
            <w:r>
              <w:t>Market size (2023)</w:t>
            </w:r>
          </w:p>
        </w:tc>
      </w:tr>
      <w:tr w:rsidR="00CC2D93" w14:paraId="7C70A7BE" w14:textId="77777777" w:rsidTr="00B85D0D">
        <w:tc>
          <w:tcPr>
            <w:tcW w:w="1890" w:type="dxa"/>
            <w:tcBorders>
              <w:top w:val="single" w:sz="4" w:space="0" w:color="auto"/>
            </w:tcBorders>
          </w:tcPr>
          <w:p w14:paraId="74138601" w14:textId="23C42176" w:rsidR="00CC2D93" w:rsidRPr="00B85D0D" w:rsidRDefault="00CC2D93" w:rsidP="00CC2D93">
            <w:r w:rsidRPr="00B85D0D">
              <w:rPr>
                <w:rFonts w:eastAsiaTheme="minorEastAsia" w:cs="Archivo Light"/>
                <w:kern w:val="24"/>
              </w:rPr>
              <w:t>Solar</w:t>
            </w:r>
          </w:p>
        </w:tc>
        <w:tc>
          <w:tcPr>
            <w:tcW w:w="4343" w:type="dxa"/>
            <w:tcBorders>
              <w:top w:val="single" w:sz="4" w:space="0" w:color="auto"/>
            </w:tcBorders>
          </w:tcPr>
          <w:p w14:paraId="2C08D1B8" w14:textId="77777777" w:rsidR="00CC2D93" w:rsidRDefault="00CC2D93" w:rsidP="00CC2D93"/>
        </w:tc>
        <w:tc>
          <w:tcPr>
            <w:tcW w:w="3117" w:type="dxa"/>
            <w:tcBorders>
              <w:top w:val="single" w:sz="4" w:space="0" w:color="auto"/>
            </w:tcBorders>
          </w:tcPr>
          <w:p w14:paraId="69625556" w14:textId="77777777" w:rsidR="00CC2D93" w:rsidRDefault="00CC2D93" w:rsidP="00CC2D93"/>
        </w:tc>
      </w:tr>
      <w:tr w:rsidR="00CC2D93" w14:paraId="1252C156" w14:textId="77777777" w:rsidTr="00B85D0D">
        <w:tc>
          <w:tcPr>
            <w:tcW w:w="1890" w:type="dxa"/>
          </w:tcPr>
          <w:p w14:paraId="08E02C9F" w14:textId="20D45882" w:rsidR="00CC2D93" w:rsidRPr="00B85D0D" w:rsidRDefault="00CC2D93" w:rsidP="00CC2D93">
            <w:r w:rsidRPr="00B85D0D">
              <w:rPr>
                <w:rFonts w:eastAsiaTheme="minorEastAsia" w:cs="Archivo Light"/>
                <w:kern w:val="24"/>
              </w:rPr>
              <w:t>Wind</w:t>
            </w:r>
          </w:p>
        </w:tc>
        <w:tc>
          <w:tcPr>
            <w:tcW w:w="4343" w:type="dxa"/>
          </w:tcPr>
          <w:p w14:paraId="1B1C8856" w14:textId="77777777" w:rsidR="00CC2D93" w:rsidRDefault="00CC2D93" w:rsidP="00CC2D93"/>
        </w:tc>
        <w:tc>
          <w:tcPr>
            <w:tcW w:w="3117" w:type="dxa"/>
          </w:tcPr>
          <w:p w14:paraId="30A7040A" w14:textId="77777777" w:rsidR="00CC2D93" w:rsidRDefault="00CC2D93" w:rsidP="00CC2D93"/>
        </w:tc>
      </w:tr>
      <w:tr w:rsidR="00CC2D93" w14:paraId="787173B4" w14:textId="77777777" w:rsidTr="00B85D0D">
        <w:tc>
          <w:tcPr>
            <w:tcW w:w="1890" w:type="dxa"/>
          </w:tcPr>
          <w:p w14:paraId="0BCFC195" w14:textId="0D543265" w:rsidR="00CC2D93" w:rsidRPr="00B85D0D" w:rsidRDefault="00CC2D93" w:rsidP="00CC2D93">
            <w:r w:rsidRPr="00B85D0D">
              <w:rPr>
                <w:rFonts w:eastAsiaTheme="minorEastAsia" w:cs="Archivo Light"/>
                <w:kern w:val="24"/>
              </w:rPr>
              <w:t>Batteries</w:t>
            </w:r>
          </w:p>
        </w:tc>
        <w:tc>
          <w:tcPr>
            <w:tcW w:w="4343" w:type="dxa"/>
          </w:tcPr>
          <w:p w14:paraId="3C423397" w14:textId="77777777" w:rsidR="00CC2D93" w:rsidRDefault="00CC2D93" w:rsidP="00CC2D93"/>
        </w:tc>
        <w:tc>
          <w:tcPr>
            <w:tcW w:w="3117" w:type="dxa"/>
          </w:tcPr>
          <w:p w14:paraId="52C2061D" w14:textId="77777777" w:rsidR="00CC2D93" w:rsidRDefault="00CC2D93" w:rsidP="00CC2D93"/>
        </w:tc>
      </w:tr>
      <w:tr w:rsidR="00CC2D93" w14:paraId="7CC3AA45" w14:textId="77777777" w:rsidTr="00B85D0D">
        <w:tc>
          <w:tcPr>
            <w:tcW w:w="1890" w:type="dxa"/>
          </w:tcPr>
          <w:p w14:paraId="3370B32F" w14:textId="721E04E3" w:rsidR="00CC2D93" w:rsidRPr="00B85D0D" w:rsidRDefault="00CC2D93" w:rsidP="00CC2D93">
            <w:proofErr w:type="spellStart"/>
            <w:r w:rsidRPr="00B85D0D">
              <w:rPr>
                <w:rFonts w:eastAsiaTheme="minorEastAsia" w:cs="Archivo Light"/>
                <w:kern w:val="24"/>
              </w:rPr>
              <w:t>Electrolyzers</w:t>
            </w:r>
            <w:proofErr w:type="spellEnd"/>
          </w:p>
        </w:tc>
        <w:tc>
          <w:tcPr>
            <w:tcW w:w="4343" w:type="dxa"/>
          </w:tcPr>
          <w:p w14:paraId="0596D00B" w14:textId="77777777" w:rsidR="00CC2D93" w:rsidRDefault="00CC2D93" w:rsidP="00CC2D93"/>
        </w:tc>
        <w:tc>
          <w:tcPr>
            <w:tcW w:w="3117" w:type="dxa"/>
          </w:tcPr>
          <w:p w14:paraId="05B7F1CB" w14:textId="77777777" w:rsidR="00CC2D93" w:rsidRDefault="00CC2D93" w:rsidP="00CC2D93"/>
        </w:tc>
      </w:tr>
      <w:tr w:rsidR="00CC2D93" w14:paraId="05ABD883" w14:textId="77777777" w:rsidTr="00B85D0D">
        <w:tc>
          <w:tcPr>
            <w:tcW w:w="1890" w:type="dxa"/>
          </w:tcPr>
          <w:p w14:paraId="79681BBD" w14:textId="04AE5B26" w:rsidR="00CC2D93" w:rsidRPr="00B85D0D" w:rsidRDefault="00CC2D93" w:rsidP="00CC2D93">
            <w:r w:rsidRPr="00B85D0D">
              <w:rPr>
                <w:rFonts w:eastAsiaTheme="minorEastAsia" w:cs="Archivo Light"/>
                <w:kern w:val="24"/>
              </w:rPr>
              <w:t>Heat pumps</w:t>
            </w:r>
          </w:p>
        </w:tc>
        <w:tc>
          <w:tcPr>
            <w:tcW w:w="4343" w:type="dxa"/>
          </w:tcPr>
          <w:p w14:paraId="29FD1979" w14:textId="77777777" w:rsidR="00CC2D93" w:rsidRDefault="00CC2D93" w:rsidP="00CC2D93"/>
        </w:tc>
        <w:tc>
          <w:tcPr>
            <w:tcW w:w="3117" w:type="dxa"/>
          </w:tcPr>
          <w:p w14:paraId="6DC6FB84" w14:textId="77777777" w:rsidR="00CC2D93" w:rsidRDefault="00CC2D93" w:rsidP="00CC2D93"/>
        </w:tc>
      </w:tr>
      <w:tr w:rsidR="00CC2D93" w14:paraId="14321870" w14:textId="77777777" w:rsidTr="00B85D0D">
        <w:tc>
          <w:tcPr>
            <w:tcW w:w="1890" w:type="dxa"/>
          </w:tcPr>
          <w:p w14:paraId="2C9DE019" w14:textId="2FEB7CD3" w:rsidR="00CC2D93" w:rsidRPr="00B85D0D" w:rsidRDefault="00CC2D93" w:rsidP="00CC2D93">
            <w:r w:rsidRPr="00B85D0D">
              <w:rPr>
                <w:rFonts w:eastAsiaTheme="minorEastAsia" w:cs="Archivo Light"/>
                <w:kern w:val="24"/>
              </w:rPr>
              <w:t>Magnets</w:t>
            </w:r>
          </w:p>
        </w:tc>
        <w:tc>
          <w:tcPr>
            <w:tcW w:w="4343" w:type="dxa"/>
          </w:tcPr>
          <w:p w14:paraId="3FAAF600" w14:textId="77777777" w:rsidR="00CC2D93" w:rsidRDefault="00CC2D93" w:rsidP="00CC2D93"/>
        </w:tc>
        <w:tc>
          <w:tcPr>
            <w:tcW w:w="3117" w:type="dxa"/>
          </w:tcPr>
          <w:p w14:paraId="1CAC2C74" w14:textId="77777777" w:rsidR="00CC2D93" w:rsidRDefault="00CC2D93" w:rsidP="00CC2D93"/>
        </w:tc>
      </w:tr>
      <w:tr w:rsidR="00CC2D93" w14:paraId="7037D144" w14:textId="77777777" w:rsidTr="00B85D0D">
        <w:tc>
          <w:tcPr>
            <w:tcW w:w="1890" w:type="dxa"/>
          </w:tcPr>
          <w:p w14:paraId="60E0404D" w14:textId="78207115" w:rsidR="00CC2D93" w:rsidRPr="00B85D0D" w:rsidRDefault="00CC2D93" w:rsidP="00CC2D93">
            <w:r w:rsidRPr="00B85D0D">
              <w:rPr>
                <w:rFonts w:eastAsiaTheme="minorEastAsia" w:cs="Archivo Light"/>
                <w:kern w:val="24"/>
              </w:rPr>
              <w:t>Biofuels</w:t>
            </w:r>
          </w:p>
        </w:tc>
        <w:tc>
          <w:tcPr>
            <w:tcW w:w="4343" w:type="dxa"/>
          </w:tcPr>
          <w:p w14:paraId="160FABFB" w14:textId="77777777" w:rsidR="00CC2D93" w:rsidRDefault="00CC2D93" w:rsidP="00CC2D93"/>
        </w:tc>
        <w:tc>
          <w:tcPr>
            <w:tcW w:w="3117" w:type="dxa"/>
          </w:tcPr>
          <w:p w14:paraId="72458623" w14:textId="77777777" w:rsidR="00CC2D93" w:rsidRDefault="00CC2D93" w:rsidP="00CC2D93"/>
        </w:tc>
      </w:tr>
      <w:tr w:rsidR="00C52D81" w14:paraId="1493D02C" w14:textId="77777777" w:rsidTr="00B85D0D">
        <w:tc>
          <w:tcPr>
            <w:tcW w:w="1890" w:type="dxa"/>
          </w:tcPr>
          <w:p w14:paraId="20A9F20B" w14:textId="77777777" w:rsidR="00C52D81" w:rsidRPr="00B85D0D" w:rsidRDefault="00C52D81" w:rsidP="008B5633">
            <w:pPr>
              <w:rPr>
                <w:rFonts w:eastAsiaTheme="minorEastAsia" w:cs="Archivo Light"/>
                <w:kern w:val="24"/>
              </w:rPr>
            </w:pPr>
            <w:r w:rsidRPr="00B85D0D">
              <w:rPr>
                <w:rFonts w:eastAsiaTheme="minorEastAsia" w:cs="Archivo Light"/>
                <w:kern w:val="24"/>
              </w:rPr>
              <w:t>Geothermal</w:t>
            </w:r>
          </w:p>
        </w:tc>
        <w:tc>
          <w:tcPr>
            <w:tcW w:w="4343" w:type="dxa"/>
          </w:tcPr>
          <w:p w14:paraId="32B75934" w14:textId="77777777" w:rsidR="00C52D81" w:rsidRDefault="00C52D81" w:rsidP="008B5633"/>
        </w:tc>
        <w:tc>
          <w:tcPr>
            <w:tcW w:w="3117" w:type="dxa"/>
          </w:tcPr>
          <w:p w14:paraId="3EE5E520" w14:textId="77777777" w:rsidR="00C52D81" w:rsidRDefault="00C52D81" w:rsidP="008B5633"/>
        </w:tc>
      </w:tr>
      <w:tr w:rsidR="00CC2D93" w14:paraId="4FF04DB1" w14:textId="77777777" w:rsidTr="00B85D0D">
        <w:tc>
          <w:tcPr>
            <w:tcW w:w="1890" w:type="dxa"/>
          </w:tcPr>
          <w:p w14:paraId="3E317960" w14:textId="59D455F5" w:rsidR="00CC2D93" w:rsidRPr="00B85D0D" w:rsidRDefault="00091261" w:rsidP="00CC2D93">
            <w:pPr>
              <w:rPr>
                <w:rFonts w:eastAsiaTheme="minorEastAsia" w:cs="Archivo Light"/>
                <w:kern w:val="24"/>
              </w:rPr>
            </w:pPr>
            <w:r w:rsidRPr="00091261">
              <w:rPr>
                <w:rFonts w:eastAsiaTheme="minorEastAsia" w:cs="Archivo Light"/>
                <w:kern w:val="24"/>
              </w:rPr>
              <w:t>Nuclear</w:t>
            </w:r>
          </w:p>
        </w:tc>
        <w:tc>
          <w:tcPr>
            <w:tcW w:w="4343" w:type="dxa"/>
          </w:tcPr>
          <w:p w14:paraId="0B0A249B" w14:textId="77777777" w:rsidR="00CC2D93" w:rsidRDefault="00CC2D93" w:rsidP="00CC2D93"/>
        </w:tc>
        <w:tc>
          <w:tcPr>
            <w:tcW w:w="3117" w:type="dxa"/>
          </w:tcPr>
          <w:p w14:paraId="1F2B01C9" w14:textId="77777777" w:rsidR="00CC2D93" w:rsidRDefault="00CC2D93" w:rsidP="00CC2D93"/>
        </w:tc>
      </w:tr>
      <w:tr w:rsidR="00CC2D93" w14:paraId="0D1A382A" w14:textId="77777777" w:rsidTr="00B85D0D">
        <w:tc>
          <w:tcPr>
            <w:tcW w:w="1890" w:type="dxa"/>
          </w:tcPr>
          <w:p w14:paraId="50E158B1" w14:textId="62FC9085" w:rsidR="00CC2D93" w:rsidRPr="00B85D0D" w:rsidRDefault="00091261" w:rsidP="00CC2D93">
            <w:pPr>
              <w:rPr>
                <w:rFonts w:eastAsiaTheme="minorEastAsia" w:cs="Archivo Light"/>
                <w:kern w:val="24"/>
              </w:rPr>
            </w:pPr>
            <w:r w:rsidRPr="00091261">
              <w:rPr>
                <w:rFonts w:eastAsiaTheme="minorEastAsia" w:cs="Archivo Light"/>
                <w:kern w:val="24"/>
              </w:rPr>
              <w:t>Transmission</w:t>
            </w:r>
          </w:p>
        </w:tc>
        <w:tc>
          <w:tcPr>
            <w:tcW w:w="4343" w:type="dxa"/>
          </w:tcPr>
          <w:p w14:paraId="70144C86" w14:textId="77777777" w:rsidR="00CC2D93" w:rsidRDefault="00CC2D93" w:rsidP="00CC2D93"/>
        </w:tc>
        <w:tc>
          <w:tcPr>
            <w:tcW w:w="3117" w:type="dxa"/>
          </w:tcPr>
          <w:p w14:paraId="55C8A2CB" w14:textId="77777777" w:rsidR="00CC2D93" w:rsidRDefault="00CC2D93" w:rsidP="00CC2D93"/>
        </w:tc>
      </w:tr>
    </w:tbl>
    <w:p w14:paraId="095A9796" w14:textId="77777777" w:rsidR="00E82694" w:rsidRDefault="00E82694" w:rsidP="00E82694"/>
    <w:p w14:paraId="6184B771" w14:textId="313749FF" w:rsidR="009B332F" w:rsidRDefault="009B332F" w:rsidP="00E82694">
      <w:r>
        <w:t xml:space="preserve">Table 2. </w:t>
      </w:r>
      <w:r w:rsidR="003A7DEE">
        <w:t>Industrial base categories</w:t>
      </w:r>
    </w:p>
    <w:tbl>
      <w:tblPr>
        <w:tblW w:w="0" w:type="auto"/>
        <w:tblBorders>
          <w:top w:val="single" w:sz="4" w:space="0" w:color="auto"/>
          <w:bottom w:val="single" w:sz="4" w:space="0" w:color="auto"/>
        </w:tblBorders>
        <w:tblLook w:val="04A0" w:firstRow="1" w:lastRow="0" w:firstColumn="1" w:lastColumn="0" w:noHBand="0" w:noVBand="1"/>
      </w:tblPr>
      <w:tblGrid>
        <w:gridCol w:w="3330"/>
        <w:gridCol w:w="2903"/>
      </w:tblGrid>
      <w:tr w:rsidR="00426DF1" w14:paraId="772B1FE5" w14:textId="77777777" w:rsidTr="004C2550">
        <w:tc>
          <w:tcPr>
            <w:tcW w:w="3330" w:type="dxa"/>
            <w:tcBorders>
              <w:top w:val="single" w:sz="4" w:space="0" w:color="auto"/>
              <w:bottom w:val="single" w:sz="4" w:space="0" w:color="auto"/>
            </w:tcBorders>
          </w:tcPr>
          <w:p w14:paraId="254CE773" w14:textId="77777777" w:rsidR="00426DF1" w:rsidRDefault="00426DF1" w:rsidP="008B5633">
            <w:r>
              <w:t>Technology</w:t>
            </w:r>
          </w:p>
        </w:tc>
        <w:tc>
          <w:tcPr>
            <w:tcW w:w="2903" w:type="dxa"/>
            <w:tcBorders>
              <w:top w:val="single" w:sz="4" w:space="0" w:color="auto"/>
              <w:bottom w:val="single" w:sz="4" w:space="0" w:color="auto"/>
            </w:tcBorders>
          </w:tcPr>
          <w:p w14:paraId="1257E32C" w14:textId="40D73A92" w:rsidR="00426DF1" w:rsidRDefault="00426DF1" w:rsidP="008B5633">
            <w:r>
              <w:t>HS Code Chapters</w:t>
            </w:r>
          </w:p>
        </w:tc>
      </w:tr>
      <w:tr w:rsidR="00426DF1" w14:paraId="2C6CE4DE" w14:textId="77777777" w:rsidTr="004C2550">
        <w:tc>
          <w:tcPr>
            <w:tcW w:w="3330" w:type="dxa"/>
            <w:tcBorders>
              <w:top w:val="single" w:sz="4" w:space="0" w:color="auto"/>
            </w:tcBorders>
          </w:tcPr>
          <w:p w14:paraId="4C738F00" w14:textId="7A1D3562" w:rsidR="00426DF1" w:rsidRPr="00B85D0D" w:rsidRDefault="00426DF1" w:rsidP="008B5633">
            <w:r>
              <w:rPr>
                <w:rFonts w:eastAsiaTheme="minorEastAsia" w:cs="Archivo Light"/>
                <w:kern w:val="24"/>
              </w:rPr>
              <w:t>Electronics</w:t>
            </w:r>
          </w:p>
        </w:tc>
        <w:tc>
          <w:tcPr>
            <w:tcW w:w="2903" w:type="dxa"/>
            <w:tcBorders>
              <w:top w:val="single" w:sz="4" w:space="0" w:color="auto"/>
            </w:tcBorders>
          </w:tcPr>
          <w:p w14:paraId="0841C1C1" w14:textId="4308946A" w:rsidR="00426DF1" w:rsidRDefault="00426DF1" w:rsidP="008B5633">
            <w:r>
              <w:t>85</w:t>
            </w:r>
          </w:p>
        </w:tc>
      </w:tr>
      <w:tr w:rsidR="00426DF1" w14:paraId="0862A263" w14:textId="77777777" w:rsidTr="004C2550">
        <w:tc>
          <w:tcPr>
            <w:tcW w:w="3330" w:type="dxa"/>
          </w:tcPr>
          <w:p w14:paraId="6894D5CA" w14:textId="180A7723" w:rsidR="00426DF1" w:rsidRPr="00B85D0D" w:rsidRDefault="00426DF1" w:rsidP="008B5633">
            <w:r>
              <w:rPr>
                <w:rFonts w:eastAsiaTheme="minorEastAsia" w:cs="Archivo Light"/>
                <w:kern w:val="24"/>
              </w:rPr>
              <w:t>Machinery</w:t>
            </w:r>
          </w:p>
        </w:tc>
        <w:tc>
          <w:tcPr>
            <w:tcW w:w="2903" w:type="dxa"/>
          </w:tcPr>
          <w:p w14:paraId="30DA889D" w14:textId="22267884" w:rsidR="00426DF1" w:rsidRDefault="00426DF1" w:rsidP="008B5633">
            <w:r>
              <w:t>84, 90-9</w:t>
            </w:r>
            <w:r w:rsidR="0035218C">
              <w:t>6</w:t>
            </w:r>
          </w:p>
        </w:tc>
      </w:tr>
      <w:tr w:rsidR="00426DF1" w14:paraId="5C08EF1C" w14:textId="77777777" w:rsidTr="004C2550">
        <w:tc>
          <w:tcPr>
            <w:tcW w:w="3330" w:type="dxa"/>
          </w:tcPr>
          <w:p w14:paraId="4AFC5B6C" w14:textId="3DC242C7" w:rsidR="00426DF1" w:rsidRPr="00B85D0D" w:rsidRDefault="00BC103D" w:rsidP="008B5633">
            <w:r>
              <w:rPr>
                <w:rFonts w:eastAsiaTheme="minorEastAsia" w:cs="Archivo Light"/>
                <w:kern w:val="24"/>
              </w:rPr>
              <w:t>Industrial materials</w:t>
            </w:r>
          </w:p>
        </w:tc>
        <w:tc>
          <w:tcPr>
            <w:tcW w:w="2903" w:type="dxa"/>
          </w:tcPr>
          <w:p w14:paraId="4E4C258F" w14:textId="0DF35B6C" w:rsidR="00426DF1" w:rsidRDefault="004C2550" w:rsidP="008B5633">
            <w:r>
              <w:t>68-70</w:t>
            </w:r>
          </w:p>
        </w:tc>
      </w:tr>
      <w:tr w:rsidR="00426DF1" w14:paraId="2ED941A8" w14:textId="77777777" w:rsidTr="004C2550">
        <w:tc>
          <w:tcPr>
            <w:tcW w:w="3330" w:type="dxa"/>
          </w:tcPr>
          <w:p w14:paraId="6A794FD6" w14:textId="20760327" w:rsidR="00426DF1" w:rsidRPr="00B85D0D" w:rsidRDefault="004C2550" w:rsidP="008B5633">
            <w:pPr>
              <w:rPr>
                <w:rFonts w:eastAsiaTheme="minorEastAsia" w:cs="Archivo Light"/>
                <w:kern w:val="24"/>
              </w:rPr>
            </w:pPr>
            <w:r>
              <w:rPr>
                <w:rFonts w:eastAsiaTheme="minorEastAsia" w:cs="Archivo Light"/>
                <w:kern w:val="24"/>
              </w:rPr>
              <w:t>Mining and Metals</w:t>
            </w:r>
          </w:p>
        </w:tc>
        <w:tc>
          <w:tcPr>
            <w:tcW w:w="2903" w:type="dxa"/>
          </w:tcPr>
          <w:p w14:paraId="4AF8B6B5" w14:textId="76F9FB92" w:rsidR="00426DF1" w:rsidRDefault="0025119B" w:rsidP="008B5633">
            <w:r>
              <w:t>25-27, 71-83</w:t>
            </w:r>
          </w:p>
        </w:tc>
      </w:tr>
      <w:tr w:rsidR="00426DF1" w14:paraId="6E764687" w14:textId="77777777" w:rsidTr="004C2550">
        <w:tc>
          <w:tcPr>
            <w:tcW w:w="3330" w:type="dxa"/>
          </w:tcPr>
          <w:p w14:paraId="5FB89DCD" w14:textId="3BFC8F14" w:rsidR="00426DF1" w:rsidRPr="00B85D0D" w:rsidRDefault="004C2550" w:rsidP="008B5633">
            <w:pPr>
              <w:rPr>
                <w:rFonts w:eastAsiaTheme="minorEastAsia" w:cs="Archivo Light"/>
                <w:kern w:val="24"/>
              </w:rPr>
            </w:pPr>
            <w:r>
              <w:rPr>
                <w:rFonts w:eastAsiaTheme="minorEastAsia" w:cs="Archivo Light"/>
                <w:kern w:val="24"/>
              </w:rPr>
              <w:t>Chemicals</w:t>
            </w:r>
          </w:p>
        </w:tc>
        <w:tc>
          <w:tcPr>
            <w:tcW w:w="2903" w:type="dxa"/>
          </w:tcPr>
          <w:p w14:paraId="488A9E29" w14:textId="6FD4F7DD" w:rsidR="00426DF1" w:rsidRDefault="00AE769E" w:rsidP="008B5633">
            <w:r>
              <w:t>28</w:t>
            </w:r>
            <w:r w:rsidR="00FE22D4">
              <w:t>-40</w:t>
            </w:r>
          </w:p>
        </w:tc>
      </w:tr>
      <w:tr w:rsidR="007A49EF" w14:paraId="327220C4" w14:textId="77777777" w:rsidTr="004C2550">
        <w:tc>
          <w:tcPr>
            <w:tcW w:w="3330" w:type="dxa"/>
          </w:tcPr>
          <w:p w14:paraId="76B33550" w14:textId="5FE2B192" w:rsidR="007A49EF" w:rsidRDefault="007A49EF" w:rsidP="008B5633">
            <w:pPr>
              <w:rPr>
                <w:rFonts w:eastAsiaTheme="minorEastAsia" w:cs="Archivo Light"/>
                <w:kern w:val="24"/>
              </w:rPr>
            </w:pPr>
            <w:r>
              <w:rPr>
                <w:rFonts w:eastAsiaTheme="minorEastAsia" w:cs="Archivo Light"/>
                <w:kern w:val="24"/>
              </w:rPr>
              <w:t>Agriculture and resources</w:t>
            </w:r>
          </w:p>
        </w:tc>
        <w:tc>
          <w:tcPr>
            <w:tcW w:w="2903" w:type="dxa"/>
          </w:tcPr>
          <w:p w14:paraId="5411302D" w14:textId="5A1782AF" w:rsidR="007A49EF" w:rsidRDefault="002C2B9F" w:rsidP="008B5633">
            <w:r>
              <w:t>1-24</w:t>
            </w:r>
            <w:r w:rsidR="00237A66">
              <w:t>, 41-49</w:t>
            </w:r>
          </w:p>
        </w:tc>
      </w:tr>
      <w:tr w:rsidR="0025119B" w14:paraId="21B37F09" w14:textId="77777777" w:rsidTr="004C2550">
        <w:tc>
          <w:tcPr>
            <w:tcW w:w="3330" w:type="dxa"/>
          </w:tcPr>
          <w:p w14:paraId="418FAE6C" w14:textId="50F60C59" w:rsidR="0025119B" w:rsidRDefault="0025119B" w:rsidP="008B5633">
            <w:pPr>
              <w:rPr>
                <w:rFonts w:eastAsiaTheme="minorEastAsia" w:cs="Archivo Light"/>
                <w:kern w:val="24"/>
              </w:rPr>
            </w:pPr>
            <w:r>
              <w:rPr>
                <w:rFonts w:eastAsiaTheme="minorEastAsia" w:cs="Archivo Light"/>
                <w:kern w:val="24"/>
              </w:rPr>
              <w:t>Automotive and transport</w:t>
            </w:r>
          </w:p>
        </w:tc>
        <w:tc>
          <w:tcPr>
            <w:tcW w:w="2903" w:type="dxa"/>
          </w:tcPr>
          <w:p w14:paraId="402334F5" w14:textId="2F98E410" w:rsidR="0025119B" w:rsidRDefault="0025119B" w:rsidP="008B5633">
            <w:r>
              <w:t>8</w:t>
            </w:r>
            <w:r w:rsidR="00627FA8">
              <w:t>6</w:t>
            </w:r>
            <w:r>
              <w:t>-</w:t>
            </w:r>
            <w:r w:rsidR="00627FA8">
              <w:t>89</w:t>
            </w:r>
          </w:p>
        </w:tc>
      </w:tr>
      <w:tr w:rsidR="0025119B" w14:paraId="01B7B625" w14:textId="77777777" w:rsidTr="004C2550">
        <w:tc>
          <w:tcPr>
            <w:tcW w:w="3330" w:type="dxa"/>
          </w:tcPr>
          <w:p w14:paraId="6089DF78" w14:textId="0F9BB772" w:rsidR="0025119B" w:rsidRDefault="0035218C" w:rsidP="008B5633">
            <w:pPr>
              <w:rPr>
                <w:rFonts w:eastAsiaTheme="minorEastAsia" w:cs="Archivo Light"/>
                <w:kern w:val="24"/>
              </w:rPr>
            </w:pPr>
            <w:r>
              <w:rPr>
                <w:rFonts w:eastAsiaTheme="minorEastAsia" w:cs="Archivo Light"/>
                <w:kern w:val="24"/>
              </w:rPr>
              <w:t>Textiles</w:t>
            </w:r>
          </w:p>
        </w:tc>
        <w:tc>
          <w:tcPr>
            <w:tcW w:w="2903" w:type="dxa"/>
          </w:tcPr>
          <w:p w14:paraId="244EE519" w14:textId="4751C5FA" w:rsidR="0025119B" w:rsidRDefault="00AE769E" w:rsidP="008B5633">
            <w:r>
              <w:t>50-67</w:t>
            </w:r>
          </w:p>
        </w:tc>
      </w:tr>
    </w:tbl>
    <w:p w14:paraId="22A1692F" w14:textId="77777777" w:rsidR="009B332F" w:rsidRPr="00E82694" w:rsidRDefault="009B332F" w:rsidP="00E82694"/>
    <w:sectPr w:rsidR="009B332F" w:rsidRPr="00E8269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ntley Allan" w:date="2025-07-05T09:57:00Z" w:initials="BA">
    <w:p w14:paraId="0042BA6F" w14:textId="77777777" w:rsidR="008C5401" w:rsidRDefault="008C5401" w:rsidP="008C5401">
      <w:r>
        <w:rPr>
          <w:rStyle w:val="CommentReference"/>
        </w:rPr>
        <w:annotationRef/>
      </w:r>
      <w:r>
        <w:rPr>
          <w:sz w:val="20"/>
          <w:szCs w:val="20"/>
        </w:rPr>
        <w:t>First cut: does this seem right?</w:t>
      </w:r>
    </w:p>
  </w:comment>
  <w:comment w:id="34" w:author="Bentley Allan" w:date="2025-07-07T16:48:00Z" w:initials="BA">
    <w:p w14:paraId="37D9D35D" w14:textId="77777777" w:rsidR="008F29C5" w:rsidRDefault="008F29C5" w:rsidP="008F29C5">
      <w:r>
        <w:rPr>
          <w:rStyle w:val="CommentReference"/>
        </w:rPr>
        <w:annotationRef/>
      </w:r>
      <w:r>
        <w:rPr>
          <w:sz w:val="20"/>
          <w:szCs w:val="20"/>
        </w:rPr>
        <w:t xml:space="preserve">blindspots </w:t>
      </w:r>
    </w:p>
  </w:comment>
  <w:comment w:id="35" w:author="Ratan, Ishana" w:date="2025-07-14T09:19:00Z" w:initials="RI">
    <w:p w14:paraId="6936423F" w14:textId="77777777" w:rsidR="00917ABE" w:rsidRDefault="00917ABE" w:rsidP="00917ABE">
      <w:r>
        <w:rPr>
          <w:rStyle w:val="CommentReference"/>
        </w:rPr>
        <w:annotationRef/>
      </w:r>
      <w:r>
        <w:rPr>
          <w:sz w:val="20"/>
          <w:szCs w:val="20"/>
        </w:rPr>
        <w:t xml:space="preserve">do you mean </w:t>
      </w:r>
    </w:p>
    <w:p w14:paraId="61986CA9" w14:textId="77777777" w:rsidR="00917ABE" w:rsidRDefault="00917ABE" w:rsidP="00917ABE">
      <w:r>
        <w:rPr>
          <w:sz w:val="20"/>
          <w:szCs w:val="20"/>
        </w:rPr>
        <w:t>- new technologies / what they will be applied for</w:t>
      </w:r>
    </w:p>
    <w:p w14:paraId="2F8D8050" w14:textId="77777777" w:rsidR="00917ABE" w:rsidRDefault="00917ABE" w:rsidP="00917ABE">
      <w:r>
        <w:rPr>
          <w:sz w:val="20"/>
          <w:szCs w:val="20"/>
        </w:rPr>
        <w:t xml:space="preserve">- inputs of new technologies / opportunities along the supply chain? </w:t>
      </w:r>
    </w:p>
    <w:p w14:paraId="62804CA2" w14:textId="77777777" w:rsidR="00917ABE" w:rsidRDefault="00917ABE" w:rsidP="00917ABE"/>
    <w:p w14:paraId="7E0F8FE4" w14:textId="77777777" w:rsidR="00917ABE" w:rsidRDefault="00917ABE" w:rsidP="00917ABE">
      <w:r>
        <w:rPr>
          <w:sz w:val="20"/>
          <w:szCs w:val="20"/>
        </w:rPr>
        <w:t>I think we should spell this out a bit more specifically in terms of what the opportunities are</w:t>
      </w:r>
    </w:p>
  </w:comment>
  <w:comment w:id="38" w:author="Ratan, Ishana" w:date="2025-07-14T09:23:00Z" w:initials="RI">
    <w:p w14:paraId="6597C270" w14:textId="77777777" w:rsidR="00433329" w:rsidRDefault="00433329" w:rsidP="00433329">
      <w:r>
        <w:rPr>
          <w:rStyle w:val="CommentReference"/>
        </w:rPr>
        <w:annotationRef/>
      </w:r>
      <w:r>
        <w:rPr>
          <w:sz w:val="20"/>
          <w:szCs w:val="20"/>
        </w:rPr>
        <w:t xml:space="preserve">Do we want to put this in more academic terms? e.g. "we seek to identify the priority sectors for investment" </w:t>
      </w:r>
    </w:p>
  </w:comment>
  <w:comment w:id="39" w:author="Bentley Allan" w:date="2025-07-07T16:48:00Z" w:initials="BA">
    <w:p w14:paraId="46312BF8" w14:textId="208EE8E8" w:rsidR="0052309A" w:rsidRDefault="0052309A" w:rsidP="0052309A">
      <w:r>
        <w:rPr>
          <w:rStyle w:val="CommentReference"/>
        </w:rPr>
        <w:annotationRef/>
      </w:r>
      <w:r>
        <w:rPr>
          <w:sz w:val="20"/>
          <w:szCs w:val="20"/>
        </w:rPr>
        <w:t>next sentence: why this creates regional agglomeration/clustering</w:t>
      </w:r>
    </w:p>
  </w:comment>
  <w:comment w:id="40" w:author="Bentley Allan" w:date="2025-07-07T16:50:00Z" w:initials="BA">
    <w:p w14:paraId="0D722DF5" w14:textId="77777777" w:rsidR="00F874A4" w:rsidRDefault="00F874A4" w:rsidP="00F874A4">
      <w:r>
        <w:rPr>
          <w:rStyle w:val="CommentReference"/>
        </w:rPr>
        <w:annotationRef/>
      </w:r>
      <w:r>
        <w:rPr>
          <w:sz w:val="20"/>
          <w:szCs w:val="20"/>
        </w:rPr>
        <w:t>return to location reinforced by national political and economic choices aka industrial policy</w:t>
      </w:r>
    </w:p>
  </w:comment>
  <w:comment w:id="41" w:author="bagozzib@udel.edu" w:date="2025-07-07T12:14:00Z" w:initials="ba">
    <w:p w14:paraId="55C2CE39" w14:textId="4C4A1E72" w:rsidR="00E550D0" w:rsidRDefault="00E550D0">
      <w:pPr>
        <w:pStyle w:val="CommentText"/>
      </w:pPr>
      <w:r>
        <w:rPr>
          <w:rStyle w:val="CommentReference"/>
        </w:rPr>
        <w:annotationRef/>
      </w:r>
      <w:r w:rsidRPr="21B6FC01">
        <w:t>If we are just considering binary RCA DVs, should this just include 'classification' here? Though if we used the RFs on both the dichotomized and non-dichotomized DVs (perhaps one for robustness), great, we can keep as is.</w:t>
      </w:r>
    </w:p>
  </w:comment>
  <w:comment w:id="42" w:author="Ratan, Ishana" w:date="2025-07-14T09:25:00Z" w:initials="RI">
    <w:p w14:paraId="5B367800" w14:textId="77777777" w:rsidR="000F58D0" w:rsidRDefault="000F58D0" w:rsidP="000F58D0">
      <w:r>
        <w:rPr>
          <w:rStyle w:val="CommentReference"/>
        </w:rPr>
        <w:annotationRef/>
      </w:r>
      <w:r>
        <w:rPr>
          <w:sz w:val="20"/>
          <w:szCs w:val="20"/>
        </w:rPr>
        <w:t xml:space="preserve">yes, we're thinking the latter, though I think we should probably focus on the RCA binary models for ease of interpretation? </w:t>
      </w:r>
    </w:p>
  </w:comment>
  <w:comment w:id="43" w:author="bagozzib@udel.edu" w:date="2025-07-07T12:12:00Z" w:initials="ba">
    <w:p w14:paraId="2E782B6A" w14:textId="5F1829C0" w:rsidR="00E550D0" w:rsidRDefault="00E550D0">
      <w:pPr>
        <w:pStyle w:val="CommentText"/>
      </w:pPr>
      <w:r>
        <w:rPr>
          <w:rStyle w:val="CommentReference"/>
        </w:rPr>
        <w:annotationRef/>
      </w:r>
      <w:r w:rsidRPr="0274FE71">
        <w:t>This makes sense and we should keep it in, but it is mostly benchmarking the random forest against regression/logistic regression. Some may be reading this more from a ML/AI background rather than an econometrics background, and may instead/also want us to mention that a key strength of the RF model relative to many other ML/AI approaches is its interpretability</w:t>
      </w:r>
    </w:p>
  </w:comment>
  <w:comment w:id="48" w:author="bagozzib@udel.edu" w:date="2025-07-07T12:13:00Z" w:initials="ba">
    <w:p w14:paraId="16F4C53D" w14:textId="4D32D75E" w:rsidR="00E550D0" w:rsidRDefault="00E550D0">
      <w:pPr>
        <w:pStyle w:val="CommentText"/>
      </w:pPr>
      <w:r>
        <w:rPr>
          <w:rStyle w:val="CommentReference"/>
        </w:rPr>
        <w:annotationRef/>
      </w:r>
      <w:r w:rsidRPr="644EF0EC">
        <w:t>Just a note here that as we transition from discussing the RF model in the abstract to the applied RF models that we use, do we need to pivot to referring to these as plural, as in one model for each of the 10 clean energy types? Apologies if I'm misunderstanding!</w:t>
      </w:r>
    </w:p>
  </w:comment>
  <w:comment w:id="49" w:author="bagozzib@udel.edu" w:date="2025-07-07T12:10:00Z" w:initials="ba">
    <w:p w14:paraId="44B4688E" w14:textId="6AAB2F61" w:rsidR="00E550D0" w:rsidRDefault="00E550D0">
      <w:pPr>
        <w:pStyle w:val="CommentText"/>
      </w:pPr>
      <w:r>
        <w:rPr>
          <w:rStyle w:val="CommentReference"/>
        </w:rPr>
        <w:annotationRef/>
      </w:r>
      <w:r w:rsidRPr="18D6485F">
        <w:t>It might be helpful to lead with a clear mention of the dependent variable(s), in terms of what they are and how they are distinct from "RCA scores in product components", whether they are binary vs continuous, any imbalance, etc, and then leading into the use of random forest models (if we were to discuss the latter RF/ML stuff after even the subsequent paragraph's mention of independent variables, we might be able to highlight the number/range of independent variables as further justification for the RF/ML setup, owing to the large number that would not easily be accommodated in a standard regression model.</w:t>
      </w:r>
    </w:p>
  </w:comment>
  <w:comment w:id="58" w:author="Ratan, Ishana" w:date="2025-07-14T09:35:00Z" w:initials="RI">
    <w:p w14:paraId="6FEEFD24" w14:textId="77777777" w:rsidR="004F3E51" w:rsidRDefault="004F3E51" w:rsidP="004F3E51">
      <w:r>
        <w:rPr>
          <w:rStyle w:val="CommentReference"/>
        </w:rPr>
        <w:annotationRef/>
      </w:r>
      <w:r>
        <w:rPr>
          <w:sz w:val="20"/>
          <w:szCs w:val="20"/>
        </w:rPr>
        <w:t xml:space="preserve">I think this could be a good place to add detail on the advantages of the model/independent variables, and so on, and have added a sentence to that effect. </w:t>
      </w:r>
    </w:p>
  </w:comment>
  <w:comment w:id="61" w:author="Bentley Allan" w:date="2025-07-05T07:46:00Z" w:initials="BA">
    <w:p w14:paraId="010060C7" w14:textId="0FE8782B" w:rsidR="00062765" w:rsidRDefault="00062765" w:rsidP="00062765">
      <w:r>
        <w:rPr>
          <w:rStyle w:val="CommentReference"/>
        </w:rPr>
        <w:annotationRef/>
      </w:r>
      <w:r>
        <w:rPr>
          <w:sz w:val="20"/>
          <w:szCs w:val="20"/>
        </w:rPr>
        <w:t>a sentence or two more here; full explanation in methods</w:t>
      </w:r>
    </w:p>
  </w:comment>
  <w:comment w:id="62" w:author="bagozzib@udel.edu" w:date="2025-07-07T11:59:00Z" w:initials="ba">
    <w:p w14:paraId="4556B547" w14:textId="4745B623" w:rsidR="00B41BE3" w:rsidRDefault="00B41BE3">
      <w:pPr>
        <w:pStyle w:val="CommentText"/>
      </w:pPr>
      <w:r>
        <w:rPr>
          <w:rStyle w:val="CommentReference"/>
        </w:rPr>
        <w:annotationRef/>
      </w:r>
      <w:r w:rsidRPr="58F1D535">
        <w:t>As a starting point, we could reword this to "...we identified the most influential predictors of competitiveness at the level of each technology, and for each individual country. We did so by calculating SHAP (SHapley Additive exPlanations) values for all predictors included in our final, trained random forest models. These values allow us to identify and understand each predictor's relative importance to predictive competitiveness both globally and locally. [potentially with another sentence that elaborates on what globally/locally mean in our case and/or how we focus on the most important SHAP values/predictors...we can discuss]."</w:t>
      </w:r>
    </w:p>
  </w:comment>
  <w:comment w:id="73" w:author="Bentley Allan" w:date="2025-07-05T15:38:00Z" w:initials="BA">
    <w:p w14:paraId="06515BE4" w14:textId="77777777" w:rsidR="001255B0" w:rsidRDefault="001255B0" w:rsidP="001255B0">
      <w:r>
        <w:rPr>
          <w:rStyle w:val="CommentReference"/>
        </w:rPr>
        <w:annotationRef/>
      </w:r>
      <w:r>
        <w:rPr>
          <w:sz w:val="20"/>
          <w:szCs w:val="20"/>
        </w:rPr>
        <w:t>Not committed to this viz, but feel like it does the job?</w:t>
      </w:r>
    </w:p>
  </w:comment>
  <w:comment w:id="74" w:author="Bentley Allan" w:date="2025-07-05T15:38:00Z" w:initials="BA">
    <w:p w14:paraId="1556C734" w14:textId="77777777" w:rsidR="001255B0" w:rsidRDefault="001255B0" w:rsidP="001255B0">
      <w:r>
        <w:rPr>
          <w:rStyle w:val="CommentReference"/>
        </w:rPr>
        <w:annotationRef/>
      </w:r>
      <w:r>
        <w:rPr>
          <w:sz w:val="20"/>
          <w:szCs w:val="20"/>
        </w:rPr>
        <w:t>Using scores v rankings allows assessment of model differences across techs</w:t>
      </w:r>
    </w:p>
  </w:comment>
  <w:comment w:id="75" w:author="Ishana Ratan" w:date="2025-07-14T13:17:00Z" w:initials="IR">
    <w:p w14:paraId="723ED390" w14:textId="41398E22" w:rsidR="00CA4D04" w:rsidRDefault="00CA4D04">
      <w:pPr>
        <w:pStyle w:val="CommentText"/>
      </w:pPr>
      <w:r>
        <w:rPr>
          <w:rStyle w:val="CommentReference"/>
        </w:rPr>
        <w:annotationRef/>
      </w:r>
      <w:r w:rsidRPr="33CC3E23">
        <w:t>I quite like it as away to show multiple tech at once. Only downside is that we can't show change over time.</w:t>
      </w:r>
    </w:p>
  </w:comment>
  <w:comment w:id="78" w:author="Bentley Allan" w:date="2025-07-05T09:56:00Z" w:initials="BA">
    <w:p w14:paraId="47B2897F" w14:textId="1AB8016E" w:rsidR="008155CD" w:rsidRDefault="008155CD" w:rsidP="008155CD">
      <w:r>
        <w:rPr>
          <w:rStyle w:val="CommentReference"/>
        </w:rPr>
        <w:annotationRef/>
      </w:r>
      <w:r>
        <w:rPr>
          <w:sz w:val="20"/>
          <w:szCs w:val="20"/>
        </w:rPr>
        <w:t xml:space="preserve">Do we need a proper assessment of model performance? ie benchmark to pure rca or net exports? Or production in solar or batteries?] </w:t>
      </w:r>
    </w:p>
  </w:comment>
  <w:comment w:id="79" w:author="bagozzib@udel.edu" w:date="2025-07-07T12:06:00Z" w:initials="ba">
    <w:p w14:paraId="0E76C6B8" w14:textId="0F798A7F" w:rsidR="00175F11" w:rsidRDefault="00175F11">
      <w:pPr>
        <w:pStyle w:val="CommentText"/>
      </w:pPr>
      <w:r>
        <w:rPr>
          <w:rStyle w:val="CommentReference"/>
        </w:rPr>
        <w:annotationRef/>
      </w:r>
      <w:r w:rsidRPr="17D8D19C">
        <w:t>One aspect of model performance that we should include at least in the Supplemental Materials in out-of-sample classification performance on the DV...assuming we are focusing on the dichotomized version here, this would correspond to a table with out of sample and potentially in-sample precision/recall/F1/AUC/overall accuracy; and potentially also a figure(s) with out of sample ROC curve and AUC value. But at this juncture in the paper we could then include a sentence along the lines of "As discussed in more detail in the Supplemental Information, the random forest models exhibit high out of sample classification after tuning via cross-validation. In terms of face validity, the models also perform well in that they identify countries that..."</w:t>
      </w:r>
    </w:p>
  </w:comment>
  <w:comment w:id="80" w:author="Ishana Ratan" w:date="2025-07-14T13:21:00Z" w:initials="IR">
    <w:p w14:paraId="123D71DE" w14:textId="393448DD" w:rsidR="00CA4D04" w:rsidRDefault="00CA4D04">
      <w:pPr>
        <w:pStyle w:val="CommentText"/>
      </w:pPr>
      <w:r>
        <w:rPr>
          <w:rStyle w:val="CommentReference"/>
        </w:rPr>
        <w:annotationRef/>
      </w:r>
      <w:r w:rsidRPr="6DB36E78">
        <w:t>agree. I think once we finalize presentation of this in other paper we can add here. one issue with AUC curves is those figures take up a lot more space than a table, but we could just use the AUC score/report in table if not a lot is lost there</w:t>
      </w:r>
    </w:p>
  </w:comment>
  <w:comment w:id="82" w:author="Bentley Allan" w:date="2025-07-05T15:37:00Z" w:initials="BA">
    <w:p w14:paraId="1DE82774" w14:textId="4B3945E3" w:rsidR="00CC04A3" w:rsidRDefault="00CC04A3" w:rsidP="00CC04A3">
      <w:r>
        <w:rPr>
          <w:rStyle w:val="CommentReference"/>
        </w:rPr>
        <w:annotationRef/>
      </w:r>
      <w:r>
        <w:fldChar w:fldCharType="begin"/>
      </w:r>
      <w:r>
        <w:instrText>HYPERLINK "mailto:iratan1@jh.edu"</w:instrText>
      </w:r>
      <w:bookmarkStart w:id="89" w:name="_@_5E41D1815BC9184C8E4F92599E0CEF14Z"/>
      <w:r>
        <w:fldChar w:fldCharType="separate"/>
      </w:r>
      <w:bookmarkEnd w:id="89"/>
      <w:r w:rsidRPr="00CC04A3">
        <w:rPr>
          <w:rStyle w:val="Mention"/>
          <w:noProof/>
        </w:rPr>
        <w:t>@Ishana Ratan</w:t>
      </w:r>
      <w:r>
        <w:fldChar w:fldCharType="end"/>
      </w:r>
    </w:p>
  </w:comment>
  <w:comment w:id="92" w:author="Ishana Ratan" w:date="2025-07-14T15:23:00Z" w:initials="IR">
    <w:p w14:paraId="5E4E32D5" w14:textId="1D7C13E1" w:rsidR="00051DE4" w:rsidRDefault="00051DE4">
      <w:pPr>
        <w:pStyle w:val="CommentText"/>
      </w:pPr>
      <w:r>
        <w:rPr>
          <w:rStyle w:val="CommentReference"/>
        </w:rPr>
        <w:annotationRef/>
      </w:r>
      <w:r w:rsidRPr="303D315D">
        <w:t>Build this out to focus on the "type" of industrial base. We can point people to an appendix for the specific values.</w:t>
      </w:r>
    </w:p>
  </w:comment>
  <w:comment w:id="98" w:author="bagozzib@udel.edu" w:date="2025-07-07T12:16:00Z" w:initials="ba">
    <w:p w14:paraId="227A27AF" w14:textId="681677DA" w:rsidR="00E550D0" w:rsidRDefault="00E550D0">
      <w:pPr>
        <w:pStyle w:val="CommentText"/>
      </w:pPr>
      <w:r>
        <w:rPr>
          <w:rStyle w:val="CommentReference"/>
        </w:rPr>
        <w:annotationRef/>
      </w:r>
      <w:r w:rsidRPr="62BE1625">
        <w:t>"via SHAP values"</w:t>
      </w:r>
    </w:p>
  </w:comment>
  <w:comment w:id="106" w:author="Bentley Allan" w:date="2025-07-16T08:32:00Z" w:initials="BA">
    <w:p w14:paraId="4F051F4D" w14:textId="77777777" w:rsidR="00CA4D04" w:rsidRDefault="00CA4D04" w:rsidP="00CA4D04">
      <w:r>
        <w:rPr>
          <w:rStyle w:val="CommentReference"/>
        </w:rPr>
        <w:annotationRef/>
      </w:r>
      <w:r>
        <w:rPr>
          <w:sz w:val="20"/>
          <w:szCs w:val="20"/>
        </w:rPr>
        <w:t>in figure 2 radar plot note</w:t>
      </w:r>
    </w:p>
  </w:comment>
  <w:comment w:id="111" w:author="Bentley Allan" w:date="2025-07-05T15:40:00Z" w:initials="BA">
    <w:p w14:paraId="6D6043E1" w14:textId="2224C443" w:rsidR="001D4C40" w:rsidRDefault="001D4C40" w:rsidP="001D4C40">
      <w:r>
        <w:rPr>
          <w:rStyle w:val="CommentReference"/>
        </w:rPr>
        <w:annotationRef/>
      </w:r>
      <w:r>
        <w:rPr>
          <w:sz w:val="20"/>
          <w:szCs w:val="20"/>
        </w:rPr>
        <w:t>need to work on the Viz so they scan even when small. Maybe large two letter labels with a legend, or maybe ICON labels with a legend?</w:t>
      </w:r>
    </w:p>
  </w:comment>
  <w:comment w:id="112" w:author="Ishana Ratan" w:date="2025-07-14T13:26:00Z" w:initials="IR">
    <w:p w14:paraId="3F85DB1B" w14:textId="4E0EE4B4" w:rsidR="00CA4D04" w:rsidRDefault="00CA4D04">
      <w:pPr>
        <w:pStyle w:val="CommentText"/>
      </w:pPr>
      <w:r>
        <w:rPr>
          <w:rStyle w:val="CommentReference"/>
        </w:rPr>
        <w:annotationRef/>
      </w:r>
      <w:r w:rsidRPr="115A5620">
        <w:t>I can adjust font size and we can have one legend that indicates each color's corresponding group.</w:t>
      </w:r>
    </w:p>
  </w:comment>
  <w:comment w:id="114" w:author="Ishana Ratan" w:date="2025-07-14T15:23:00Z" w:initials="IR">
    <w:p w14:paraId="580F3CC4" w14:textId="5B403FD3" w:rsidR="00DF44A8" w:rsidRDefault="00DF44A8">
      <w:pPr>
        <w:pStyle w:val="CommentText"/>
      </w:pPr>
      <w:r>
        <w:rPr>
          <w:rStyle w:val="CommentReference"/>
        </w:rPr>
        <w:annotationRef/>
      </w:r>
      <w:r w:rsidRPr="222AF2B6">
        <w:t>Update!!</w:t>
      </w:r>
    </w:p>
  </w:comment>
  <w:comment w:id="118" w:author="Bentley Allan" w:date="2025-07-05T15:41:00Z" w:initials="BA">
    <w:p w14:paraId="7FE86D28" w14:textId="77777777" w:rsidR="002B7832" w:rsidRDefault="002B7832" w:rsidP="002B7832">
      <w:r>
        <w:rPr>
          <w:rStyle w:val="CommentReference"/>
        </w:rPr>
        <w:annotationRef/>
      </w:r>
      <w:r>
        <w:rPr>
          <w:sz w:val="20"/>
          <w:szCs w:val="20"/>
        </w:rPr>
        <w:t>just noting that 6 figures is maybe too many. Nature says 4...</w:t>
      </w:r>
    </w:p>
  </w:comment>
  <w:comment w:id="119" w:author="Bentley Allan" w:date="2025-07-05T15:43:00Z" w:initials="BA">
    <w:p w14:paraId="5C6EED0C" w14:textId="77777777" w:rsidR="002B7832" w:rsidRDefault="002B7832" w:rsidP="002B7832">
      <w:r>
        <w:rPr>
          <w:rStyle w:val="CommentReference"/>
        </w:rPr>
        <w:annotationRef/>
      </w:r>
      <w:r>
        <w:rPr>
          <w:sz w:val="20"/>
          <w:szCs w:val="20"/>
        </w:rPr>
        <w:t>But I like this viz and I think we could do like 20 countries, top 10 advanced, top 10 emde</w:t>
      </w:r>
    </w:p>
  </w:comment>
  <w:comment w:id="120" w:author="Ishana Ratan" w:date="2025-07-14T13:28:00Z" w:initials="IR">
    <w:p w14:paraId="156A45B5" w14:textId="0FB2FBFE" w:rsidR="00CA4D04" w:rsidRDefault="00CA4D04">
      <w:pPr>
        <w:pStyle w:val="CommentText"/>
      </w:pPr>
      <w:r>
        <w:rPr>
          <w:rStyle w:val="CommentReference"/>
        </w:rPr>
        <w:annotationRef/>
      </w:r>
      <w:r w:rsidRPr="07BA34F6">
        <w:t xml:space="preserve">I like this too. Would we like the dots to be the predicted competitiveness score or the rank? </w:t>
      </w:r>
    </w:p>
  </w:comment>
  <w:comment w:id="124" w:author="Bentley Allan" w:date="2025-07-05T16:01:00Z" w:initials="BA">
    <w:p w14:paraId="75ACBE57" w14:textId="77777777" w:rsidR="00F9283A" w:rsidRDefault="00F9283A" w:rsidP="00F9283A">
      <w:r>
        <w:rPr>
          <w:rStyle w:val="CommentReference"/>
        </w:rPr>
        <w:annotationRef/>
      </w:r>
      <w:r>
        <w:rPr>
          <w:sz w:val="20"/>
          <w:szCs w:val="20"/>
        </w:rPr>
        <w:t>should we cross-ref or plot against net exports to see if competitiveness tracks? or is RCA already doing that?</w:t>
      </w:r>
    </w:p>
  </w:comment>
  <w:comment w:id="125" w:author="Ishana Ratan" w:date="2025-07-14T13:35:00Z" w:initials="IR">
    <w:p w14:paraId="01C3BC62" w14:textId="2632334B" w:rsidR="00CA4D04" w:rsidRDefault="00CA4D04">
      <w:pPr>
        <w:pStyle w:val="CommentText"/>
      </w:pPr>
      <w:r>
        <w:rPr>
          <w:rStyle w:val="CommentReference"/>
        </w:rPr>
        <w:annotationRef/>
      </w:r>
      <w:r w:rsidRPr="6CE60B39">
        <w:t>RCA doesn't include imports. One thought here is that net exports doesn't really give us value add, and it might actually complicate things. E.g. Malaysians install panels imported from China, but export their own. They're importing cells + other upstream components from China that feed their assembly lines, but not just re-exporting, so net exports wouldn't quite get us what we want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2BA6F" w15:done="0"/>
  <w15:commentEx w15:paraId="37D9D35D" w15:done="0"/>
  <w15:commentEx w15:paraId="7E0F8FE4" w15:paraIdParent="37D9D35D" w15:done="0"/>
  <w15:commentEx w15:paraId="6597C270" w15:done="0"/>
  <w15:commentEx w15:paraId="46312BF8" w15:done="0"/>
  <w15:commentEx w15:paraId="0D722DF5" w15:paraIdParent="46312BF8" w15:done="0"/>
  <w15:commentEx w15:paraId="55C2CE39" w15:done="0"/>
  <w15:commentEx w15:paraId="5B367800" w15:paraIdParent="55C2CE39" w15:done="0"/>
  <w15:commentEx w15:paraId="2E782B6A" w15:done="0"/>
  <w15:commentEx w15:paraId="16F4C53D" w15:done="0"/>
  <w15:commentEx w15:paraId="44B4688E" w15:done="0"/>
  <w15:commentEx w15:paraId="6FEEFD24" w15:done="0"/>
  <w15:commentEx w15:paraId="010060C7" w15:done="0"/>
  <w15:commentEx w15:paraId="4556B547" w15:paraIdParent="010060C7" w15:done="0"/>
  <w15:commentEx w15:paraId="06515BE4" w15:done="0"/>
  <w15:commentEx w15:paraId="1556C734" w15:paraIdParent="06515BE4" w15:done="0"/>
  <w15:commentEx w15:paraId="723ED390" w15:paraIdParent="06515BE4" w15:done="0"/>
  <w15:commentEx w15:paraId="47B2897F" w15:done="0"/>
  <w15:commentEx w15:paraId="0E76C6B8" w15:paraIdParent="47B2897F" w15:done="0"/>
  <w15:commentEx w15:paraId="123D71DE" w15:paraIdParent="47B2897F" w15:done="0"/>
  <w15:commentEx w15:paraId="1DE82774" w15:done="0"/>
  <w15:commentEx w15:paraId="5E4E32D5" w15:done="0"/>
  <w15:commentEx w15:paraId="227A27AF" w15:done="1"/>
  <w15:commentEx w15:paraId="4F051F4D" w15:done="0"/>
  <w15:commentEx w15:paraId="6D6043E1" w15:done="0"/>
  <w15:commentEx w15:paraId="3F85DB1B" w15:paraIdParent="6D6043E1" w15:done="0"/>
  <w15:commentEx w15:paraId="580F3CC4" w15:done="0"/>
  <w15:commentEx w15:paraId="7FE86D28" w15:done="0"/>
  <w15:commentEx w15:paraId="5C6EED0C" w15:paraIdParent="7FE86D28" w15:done="0"/>
  <w15:commentEx w15:paraId="156A45B5" w15:paraIdParent="7FE86D28" w15:done="0"/>
  <w15:commentEx w15:paraId="75ACBE57" w15:done="0"/>
  <w15:commentEx w15:paraId="01C3BC62" w15:paraIdParent="75ACBE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0763AA" w16cex:dateUtc="2025-07-05T13:57:00Z"/>
  <w16cex:commentExtensible w16cex:durableId="7BE9C9E2" w16cex:dateUtc="2025-07-07T20:48:00Z"/>
  <w16cex:commentExtensible w16cex:durableId="690C915B" w16cex:dateUtc="2025-07-14T14:19:00Z"/>
  <w16cex:commentExtensible w16cex:durableId="1B2B7090" w16cex:dateUtc="2025-07-14T14:23:00Z"/>
  <w16cex:commentExtensible w16cex:durableId="6411C8BD" w16cex:dateUtc="2025-07-07T20:48:00Z"/>
  <w16cex:commentExtensible w16cex:durableId="5D66A40E" w16cex:dateUtc="2025-07-07T20:50:00Z"/>
  <w16cex:commentExtensible w16cex:durableId="09D9F0EC" w16cex:dateUtc="2025-07-07T16:14:00Z"/>
  <w16cex:commentExtensible w16cex:durableId="02E950F2" w16cex:dateUtc="2025-07-14T14:25:00Z"/>
  <w16cex:commentExtensible w16cex:durableId="76B8D665" w16cex:dateUtc="2025-07-07T16:12:00Z"/>
  <w16cex:commentExtensible w16cex:durableId="71F11780" w16cex:dateUtc="2025-07-07T16:13:00Z"/>
  <w16cex:commentExtensible w16cex:durableId="5BBFCDA2" w16cex:dateUtc="2025-07-07T16:10:00Z"/>
  <w16cex:commentExtensible w16cex:durableId="43C5D630" w16cex:dateUtc="2025-07-14T14:35:00Z"/>
  <w16cex:commentExtensible w16cex:durableId="329329A3" w16cex:dateUtc="2025-07-05T11:46:00Z"/>
  <w16cex:commentExtensible w16cex:durableId="221C0092" w16cex:dateUtc="2025-07-07T15:59:00Z"/>
  <w16cex:commentExtensible w16cex:durableId="4F5E40C9" w16cex:dateUtc="2025-07-05T19:38:00Z"/>
  <w16cex:commentExtensible w16cex:durableId="07C45200" w16cex:dateUtc="2025-07-05T19:38:00Z"/>
  <w16cex:commentExtensible w16cex:durableId="50BACFAA" w16cex:dateUtc="2025-07-14T18:17:00Z"/>
  <w16cex:commentExtensible w16cex:durableId="00EC3928" w16cex:dateUtc="2025-07-05T13:56:00Z"/>
  <w16cex:commentExtensible w16cex:durableId="0D152A1D" w16cex:dateUtc="2025-07-07T16:06:00Z"/>
  <w16cex:commentExtensible w16cex:durableId="438BF44B" w16cex:dateUtc="2025-07-14T18:21:00Z"/>
  <w16cex:commentExtensible w16cex:durableId="710E93B4" w16cex:dateUtc="2025-07-05T19:37:00Z"/>
  <w16cex:commentExtensible w16cex:durableId="400F6D9E" w16cex:dateUtc="2025-07-14T20:23:00Z"/>
  <w16cex:commentExtensible w16cex:durableId="399676EB" w16cex:dateUtc="2025-07-07T16:16:00Z"/>
  <w16cex:commentExtensible w16cex:durableId="6CB77962" w16cex:dateUtc="2025-07-16T12:32:00Z"/>
  <w16cex:commentExtensible w16cex:durableId="4ABC46F1" w16cex:dateUtc="2025-07-05T19:40:00Z"/>
  <w16cex:commentExtensible w16cex:durableId="212C0BCB" w16cex:dateUtc="2025-07-14T18:26:00Z"/>
  <w16cex:commentExtensible w16cex:durableId="20CCAE7F" w16cex:dateUtc="2025-07-14T20:23:00Z"/>
  <w16cex:commentExtensible w16cex:durableId="09017E41" w16cex:dateUtc="2025-07-05T19:41:00Z"/>
  <w16cex:commentExtensible w16cex:durableId="07B56934" w16cex:dateUtc="2025-07-05T19:43:00Z"/>
  <w16cex:commentExtensible w16cex:durableId="684D58B9" w16cex:dateUtc="2025-07-14T18:28:00Z"/>
  <w16cex:commentExtensible w16cex:durableId="5EEF7468" w16cex:dateUtc="2025-07-05T20:01:00Z"/>
  <w16cex:commentExtensible w16cex:durableId="718732BF" w16cex:dateUtc="2025-07-14T1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2BA6F" w16cid:durableId="160763AA"/>
  <w16cid:commentId w16cid:paraId="37D9D35D" w16cid:durableId="7BE9C9E2"/>
  <w16cid:commentId w16cid:paraId="7E0F8FE4" w16cid:durableId="690C915B"/>
  <w16cid:commentId w16cid:paraId="6597C270" w16cid:durableId="1B2B7090"/>
  <w16cid:commentId w16cid:paraId="46312BF8" w16cid:durableId="6411C8BD"/>
  <w16cid:commentId w16cid:paraId="0D722DF5" w16cid:durableId="5D66A40E"/>
  <w16cid:commentId w16cid:paraId="55C2CE39" w16cid:durableId="09D9F0EC"/>
  <w16cid:commentId w16cid:paraId="5B367800" w16cid:durableId="02E950F2"/>
  <w16cid:commentId w16cid:paraId="2E782B6A" w16cid:durableId="76B8D665"/>
  <w16cid:commentId w16cid:paraId="16F4C53D" w16cid:durableId="71F11780"/>
  <w16cid:commentId w16cid:paraId="44B4688E" w16cid:durableId="5BBFCDA2"/>
  <w16cid:commentId w16cid:paraId="6FEEFD24" w16cid:durableId="43C5D630"/>
  <w16cid:commentId w16cid:paraId="010060C7" w16cid:durableId="329329A3"/>
  <w16cid:commentId w16cid:paraId="4556B547" w16cid:durableId="221C0092"/>
  <w16cid:commentId w16cid:paraId="06515BE4" w16cid:durableId="4F5E40C9"/>
  <w16cid:commentId w16cid:paraId="1556C734" w16cid:durableId="07C45200"/>
  <w16cid:commentId w16cid:paraId="723ED390" w16cid:durableId="50BACFAA"/>
  <w16cid:commentId w16cid:paraId="47B2897F" w16cid:durableId="00EC3928"/>
  <w16cid:commentId w16cid:paraId="0E76C6B8" w16cid:durableId="0D152A1D"/>
  <w16cid:commentId w16cid:paraId="123D71DE" w16cid:durableId="438BF44B"/>
  <w16cid:commentId w16cid:paraId="1DE82774" w16cid:durableId="710E93B4"/>
  <w16cid:commentId w16cid:paraId="5E4E32D5" w16cid:durableId="400F6D9E"/>
  <w16cid:commentId w16cid:paraId="227A27AF" w16cid:durableId="399676EB"/>
  <w16cid:commentId w16cid:paraId="4F051F4D" w16cid:durableId="6CB77962"/>
  <w16cid:commentId w16cid:paraId="6D6043E1" w16cid:durableId="4ABC46F1"/>
  <w16cid:commentId w16cid:paraId="3F85DB1B" w16cid:durableId="212C0BCB"/>
  <w16cid:commentId w16cid:paraId="580F3CC4" w16cid:durableId="20CCAE7F"/>
  <w16cid:commentId w16cid:paraId="7FE86D28" w16cid:durableId="09017E41"/>
  <w16cid:commentId w16cid:paraId="5C6EED0C" w16cid:durableId="07B56934"/>
  <w16cid:commentId w16cid:paraId="156A45B5" w16cid:durableId="684D58B9"/>
  <w16cid:commentId w16cid:paraId="75ACBE57" w16cid:durableId="5EEF7468"/>
  <w16cid:commentId w16cid:paraId="01C3BC62" w16cid:durableId="718732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B41D0" w14:textId="77777777" w:rsidR="0048326D" w:rsidRDefault="0048326D" w:rsidP="0087764D">
      <w:pPr>
        <w:spacing w:after="0" w:line="240" w:lineRule="auto"/>
      </w:pPr>
      <w:r>
        <w:separator/>
      </w:r>
    </w:p>
  </w:endnote>
  <w:endnote w:type="continuationSeparator" w:id="0">
    <w:p w14:paraId="4B5510A1" w14:textId="77777777" w:rsidR="0048326D" w:rsidRDefault="0048326D" w:rsidP="0087764D">
      <w:pPr>
        <w:spacing w:after="0" w:line="240" w:lineRule="auto"/>
      </w:pPr>
      <w:r>
        <w:continuationSeparator/>
      </w:r>
    </w:p>
  </w:endnote>
  <w:endnote w:id="1">
    <w:p w14:paraId="74CB34CE" w14:textId="18C2B396" w:rsidR="0087764D" w:rsidRDefault="0087764D">
      <w:pPr>
        <w:pStyle w:val="EndnoteText"/>
      </w:pPr>
      <w:r>
        <w:rPr>
          <w:rStyle w:val="EndnoteReference"/>
        </w:rPr>
        <w:endnoteRef/>
      </w:r>
      <w:r>
        <w:t xml:space="preserve"> </w:t>
      </w:r>
      <w:r w:rsidR="00B2441B">
        <w:t xml:space="preserve">Meckling et al; </w:t>
      </w:r>
      <w:r w:rsidR="00A160DA">
        <w:t>Allan et al, GIP</w:t>
      </w:r>
      <w:r w:rsidR="00B2441B">
        <w:t>;</w:t>
      </w:r>
      <w:r w:rsidR="00A160DA">
        <w:t xml:space="preserve"> </w:t>
      </w:r>
      <w:r w:rsidR="00B2441B">
        <w:t xml:space="preserve">Allan and Nahm; </w:t>
      </w:r>
      <w:r w:rsidR="00A160DA">
        <w:t xml:space="preserve">Juhasz, Lane, and Rodrik. </w:t>
      </w:r>
    </w:p>
  </w:endnote>
  <w:endnote w:id="2">
    <w:p w14:paraId="2025D6BE" w14:textId="48E64C30" w:rsidR="005946BE" w:rsidRDefault="005946BE">
      <w:pPr>
        <w:pStyle w:val="EndnoteText"/>
      </w:pPr>
      <w:r>
        <w:rPr>
          <w:rStyle w:val="EndnoteReference"/>
        </w:rPr>
        <w:endnoteRef/>
      </w:r>
      <w:r>
        <w:t xml:space="preserve"> Nahm 2021.</w:t>
      </w:r>
    </w:p>
  </w:endnote>
  <w:endnote w:id="3">
    <w:p w14:paraId="51CB6C4D" w14:textId="27BD3760" w:rsidR="001B5AD3" w:rsidRDefault="001B5AD3">
      <w:pPr>
        <w:pStyle w:val="EndnoteText"/>
      </w:pPr>
      <w:r>
        <w:rPr>
          <w:rStyle w:val="EndnoteReference"/>
        </w:rPr>
        <w:endnoteRef/>
      </w:r>
      <w:r>
        <w:t xml:space="preserve"> </w:t>
      </w:r>
      <w:r w:rsidR="004B16A3" w:rsidRPr="009A3B25">
        <w:t>César A</w:t>
      </w:r>
      <w:r w:rsidR="004B16A3">
        <w:t>.</w:t>
      </w:r>
      <w:r w:rsidR="004B16A3" w:rsidRPr="009A3B25">
        <w:t xml:space="preserve"> </w:t>
      </w:r>
      <w:r w:rsidR="009A3B25" w:rsidRPr="009A3B25">
        <w:t xml:space="preserve">Hidalgo, Bailey Klinger, A-L. Barabási, and Ricardo Hausmann. "The product space conditions the development of nations." </w:t>
      </w:r>
      <w:r w:rsidR="009A3B25" w:rsidRPr="009A3B25">
        <w:rPr>
          <w:i/>
          <w:iCs/>
        </w:rPr>
        <w:t>Science</w:t>
      </w:r>
      <w:r w:rsidR="009A3B25" w:rsidRPr="009A3B25">
        <w:t xml:space="preserve"> 317, no. 5837 (2007): 482-487.</w:t>
      </w:r>
    </w:p>
  </w:endnote>
  <w:endnote w:id="4">
    <w:p w14:paraId="541E85DF" w14:textId="0787C384" w:rsidR="00F32C02" w:rsidRDefault="00F32C02">
      <w:pPr>
        <w:pStyle w:val="EndnoteText"/>
      </w:pPr>
      <w:r>
        <w:rPr>
          <w:rStyle w:val="EndnoteReference"/>
        </w:rPr>
        <w:endnoteRef/>
      </w:r>
      <w:r>
        <w:t xml:space="preserve"> Berger 2013; Breznitz 2021. </w:t>
      </w:r>
    </w:p>
  </w:endnote>
  <w:endnote w:id="5">
    <w:p w14:paraId="6A0FBD5F" w14:textId="6CBD74BA" w:rsidR="00C743DA" w:rsidRDefault="00C743DA">
      <w:pPr>
        <w:pStyle w:val="EndnoteText"/>
      </w:pPr>
      <w:r>
        <w:rPr>
          <w:rStyle w:val="EndnoteReference"/>
        </w:rPr>
        <w:endnoteRef/>
      </w:r>
      <w:r>
        <w:t xml:space="preserve"> Rosenow and Mealy; Mealy and Tietelbaum 2022</w:t>
      </w:r>
    </w:p>
  </w:endnote>
  <w:endnote w:id="6">
    <w:p w14:paraId="35CE7F0C" w14:textId="768B2F94" w:rsidR="00026BEE" w:rsidRDefault="00026BEE">
      <w:pPr>
        <w:pStyle w:val="EndnoteText"/>
      </w:pPr>
      <w:r>
        <w:rPr>
          <w:rStyle w:val="EndnoteReference"/>
        </w:rPr>
        <w:endnoteRef/>
      </w:r>
      <w:r>
        <w:t xml:space="preserve"> </w:t>
      </w:r>
      <w:r w:rsidR="00012242">
        <w:t xml:space="preserve">A.H. </w:t>
      </w:r>
      <w:r w:rsidR="00012242" w:rsidRPr="006A0AF9">
        <w:t>Amsden</w:t>
      </w:r>
      <w:r w:rsidR="00012242">
        <w:t xml:space="preserve">, </w:t>
      </w:r>
      <w:r w:rsidR="00012242" w:rsidRPr="006A0AF9">
        <w:rPr>
          <w:i/>
          <w:iCs/>
        </w:rPr>
        <w:t>Asia’s Next Giant</w:t>
      </w:r>
      <w:r w:rsidR="00012242" w:rsidRPr="006A0AF9">
        <w:t xml:space="preserve"> </w:t>
      </w:r>
      <w:r w:rsidR="00012242">
        <w:t>(</w:t>
      </w:r>
      <w:r w:rsidR="00012242" w:rsidRPr="006A0AF9">
        <w:t>New York: Oxford University Press</w:t>
      </w:r>
      <w:r w:rsidR="00012242">
        <w:t xml:space="preserve">), 1989; </w:t>
      </w:r>
      <w:r w:rsidR="00D7071B">
        <w:t xml:space="preserve">Ernest </w:t>
      </w:r>
      <w:r w:rsidR="00D7071B" w:rsidRPr="00D34864">
        <w:t>Liu</w:t>
      </w:r>
      <w:r w:rsidR="00D7071B">
        <w:t>,</w:t>
      </w:r>
      <w:r w:rsidR="00D7071B" w:rsidRPr="00D34864">
        <w:t xml:space="preserve"> “Industrial Policies in Production Networks</w:t>
      </w:r>
      <w:r w:rsidR="00D7071B">
        <w:t>,</w:t>
      </w:r>
      <w:r w:rsidR="00D7071B" w:rsidRPr="00D34864">
        <w:t xml:space="preserve">” </w:t>
      </w:r>
      <w:r w:rsidR="00D7071B" w:rsidRPr="00D34864">
        <w:rPr>
          <w:i/>
          <w:iCs/>
        </w:rPr>
        <w:t>Quarterly Journal of Economics</w:t>
      </w:r>
      <w:r w:rsidR="00D7071B" w:rsidRPr="00D34864">
        <w:t xml:space="preserve"> </w:t>
      </w:r>
      <w:r w:rsidR="00D7071B">
        <w:t>(2019)</w:t>
      </w:r>
      <w:r w:rsidR="00012242">
        <w:t xml:space="preserve">; Nathan Lane, </w:t>
      </w:r>
      <w:r w:rsidR="00CF5961" w:rsidRPr="00CF5961">
        <w:t>"Manufacturing revolutions: Industrial policy and industrialization in South Korea</w:t>
      </w:r>
      <w:r w:rsidR="00CF5961">
        <w:t>,</w:t>
      </w:r>
      <w:r w:rsidR="00CF5961" w:rsidRPr="00CF5961">
        <w:t>" </w:t>
      </w:r>
      <w:r w:rsidR="00CF5961" w:rsidRPr="00CF5961">
        <w:rPr>
          <w:i/>
          <w:iCs/>
        </w:rPr>
        <w:t>The Quarterly Journal of Economics</w:t>
      </w:r>
      <w:r w:rsidR="00CF5961" w:rsidRPr="00CF5961">
        <w:t> (2025)</w:t>
      </w:r>
      <w:r w:rsidR="00CF5961">
        <w:t>.</w:t>
      </w:r>
    </w:p>
  </w:endnote>
  <w:endnote w:id="7">
    <w:p w14:paraId="2F524C0D" w14:textId="6C2488CE" w:rsidR="00B9282F" w:rsidRPr="00B9282F" w:rsidRDefault="00621C61" w:rsidP="00B9282F">
      <w:pPr>
        <w:pStyle w:val="EndnoteText"/>
        <w:rPr>
          <w:b/>
          <w:bCs/>
        </w:rPr>
      </w:pPr>
      <w:r>
        <w:rPr>
          <w:rStyle w:val="EndnoteReference"/>
        </w:rPr>
        <w:endnoteRef/>
      </w:r>
      <w:r>
        <w:t xml:space="preserve"> </w:t>
      </w:r>
      <w:r w:rsidR="00F561AA">
        <w:t>U.S. International Development Finance Corporation</w:t>
      </w:r>
      <w:r w:rsidR="00B9282F" w:rsidRPr="00F561AA">
        <w:t xml:space="preserve">, “DFC Announces Approval to Provide up to $500 Million of Debt Financing for First Solar’s Vertically-Integrated Thin Film Solar Manufacturing Facility in India.” </w:t>
      </w:r>
      <w:r w:rsidR="00F561AA" w:rsidRPr="00F561AA">
        <w:t>https://www.dfc.gov/media/press-releases/dfc-announces-approval-provide-500-million-debt-financing-first-solars</w:t>
      </w:r>
    </w:p>
    <w:p w14:paraId="4023D06A" w14:textId="033C5084" w:rsidR="00621C61" w:rsidRDefault="00621C61">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rchivo Light">
    <w:panose1 w:val="020B0604020202020204"/>
    <w:charset w:val="4D"/>
    <w:family w:val="auto"/>
    <w:pitch w:val="variable"/>
    <w:sig w:usb0="A00000FF" w:usb1="500020E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3B9BC" w14:textId="77777777" w:rsidR="0048326D" w:rsidRDefault="0048326D" w:rsidP="0087764D">
      <w:pPr>
        <w:spacing w:after="0" w:line="240" w:lineRule="auto"/>
      </w:pPr>
      <w:r>
        <w:separator/>
      </w:r>
    </w:p>
  </w:footnote>
  <w:footnote w:type="continuationSeparator" w:id="0">
    <w:p w14:paraId="1BA0A6D1" w14:textId="77777777" w:rsidR="0048326D" w:rsidRDefault="0048326D" w:rsidP="00877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5BA"/>
    <w:multiLevelType w:val="hybridMultilevel"/>
    <w:tmpl w:val="59581B52"/>
    <w:lvl w:ilvl="0" w:tplc="6BA4CB7C">
      <w:start w:val="1"/>
      <w:numFmt w:val="bullet"/>
      <w:lvlText w:val="⎻"/>
      <w:lvlJc w:val="left"/>
      <w:pPr>
        <w:tabs>
          <w:tab w:val="num" w:pos="720"/>
        </w:tabs>
        <w:ind w:left="720" w:hanging="360"/>
      </w:pPr>
      <w:rPr>
        <w:rFonts w:ascii="Cambria" w:hAnsi="Cambria" w:hint="default"/>
      </w:rPr>
    </w:lvl>
    <w:lvl w:ilvl="1" w:tplc="0074A32A">
      <w:start w:val="1"/>
      <w:numFmt w:val="bullet"/>
      <w:lvlText w:val="⎻"/>
      <w:lvlJc w:val="left"/>
      <w:pPr>
        <w:tabs>
          <w:tab w:val="num" w:pos="1440"/>
        </w:tabs>
        <w:ind w:left="1440" w:hanging="360"/>
      </w:pPr>
      <w:rPr>
        <w:rFonts w:ascii="Cambria" w:hAnsi="Cambria" w:hint="default"/>
      </w:rPr>
    </w:lvl>
    <w:lvl w:ilvl="2" w:tplc="F182BBD0" w:tentative="1">
      <w:start w:val="1"/>
      <w:numFmt w:val="bullet"/>
      <w:lvlText w:val="⎻"/>
      <w:lvlJc w:val="left"/>
      <w:pPr>
        <w:tabs>
          <w:tab w:val="num" w:pos="2160"/>
        </w:tabs>
        <w:ind w:left="2160" w:hanging="360"/>
      </w:pPr>
      <w:rPr>
        <w:rFonts w:ascii="Cambria" w:hAnsi="Cambria" w:hint="default"/>
      </w:rPr>
    </w:lvl>
    <w:lvl w:ilvl="3" w:tplc="A266996A" w:tentative="1">
      <w:start w:val="1"/>
      <w:numFmt w:val="bullet"/>
      <w:lvlText w:val="⎻"/>
      <w:lvlJc w:val="left"/>
      <w:pPr>
        <w:tabs>
          <w:tab w:val="num" w:pos="2880"/>
        </w:tabs>
        <w:ind w:left="2880" w:hanging="360"/>
      </w:pPr>
      <w:rPr>
        <w:rFonts w:ascii="Cambria" w:hAnsi="Cambria" w:hint="default"/>
      </w:rPr>
    </w:lvl>
    <w:lvl w:ilvl="4" w:tplc="11AC370A" w:tentative="1">
      <w:start w:val="1"/>
      <w:numFmt w:val="bullet"/>
      <w:lvlText w:val="⎻"/>
      <w:lvlJc w:val="left"/>
      <w:pPr>
        <w:tabs>
          <w:tab w:val="num" w:pos="3600"/>
        </w:tabs>
        <w:ind w:left="3600" w:hanging="360"/>
      </w:pPr>
      <w:rPr>
        <w:rFonts w:ascii="Cambria" w:hAnsi="Cambria" w:hint="default"/>
      </w:rPr>
    </w:lvl>
    <w:lvl w:ilvl="5" w:tplc="FE6057FA" w:tentative="1">
      <w:start w:val="1"/>
      <w:numFmt w:val="bullet"/>
      <w:lvlText w:val="⎻"/>
      <w:lvlJc w:val="left"/>
      <w:pPr>
        <w:tabs>
          <w:tab w:val="num" w:pos="4320"/>
        </w:tabs>
        <w:ind w:left="4320" w:hanging="360"/>
      </w:pPr>
      <w:rPr>
        <w:rFonts w:ascii="Cambria" w:hAnsi="Cambria" w:hint="default"/>
      </w:rPr>
    </w:lvl>
    <w:lvl w:ilvl="6" w:tplc="90C0B606" w:tentative="1">
      <w:start w:val="1"/>
      <w:numFmt w:val="bullet"/>
      <w:lvlText w:val="⎻"/>
      <w:lvlJc w:val="left"/>
      <w:pPr>
        <w:tabs>
          <w:tab w:val="num" w:pos="5040"/>
        </w:tabs>
        <w:ind w:left="5040" w:hanging="360"/>
      </w:pPr>
      <w:rPr>
        <w:rFonts w:ascii="Cambria" w:hAnsi="Cambria" w:hint="default"/>
      </w:rPr>
    </w:lvl>
    <w:lvl w:ilvl="7" w:tplc="99DE8784" w:tentative="1">
      <w:start w:val="1"/>
      <w:numFmt w:val="bullet"/>
      <w:lvlText w:val="⎻"/>
      <w:lvlJc w:val="left"/>
      <w:pPr>
        <w:tabs>
          <w:tab w:val="num" w:pos="5760"/>
        </w:tabs>
        <w:ind w:left="5760" w:hanging="360"/>
      </w:pPr>
      <w:rPr>
        <w:rFonts w:ascii="Cambria" w:hAnsi="Cambria" w:hint="default"/>
      </w:rPr>
    </w:lvl>
    <w:lvl w:ilvl="8" w:tplc="4B7C428E" w:tentative="1">
      <w:start w:val="1"/>
      <w:numFmt w:val="bullet"/>
      <w:lvlText w:val="⎻"/>
      <w:lvlJc w:val="left"/>
      <w:pPr>
        <w:tabs>
          <w:tab w:val="num" w:pos="6480"/>
        </w:tabs>
        <w:ind w:left="6480" w:hanging="360"/>
      </w:pPr>
      <w:rPr>
        <w:rFonts w:ascii="Cambria" w:hAnsi="Cambria" w:hint="default"/>
      </w:rPr>
    </w:lvl>
  </w:abstractNum>
  <w:abstractNum w:abstractNumId="1" w15:restartNumberingAfterBreak="0">
    <w:nsid w:val="238D2102"/>
    <w:multiLevelType w:val="hybridMultilevel"/>
    <w:tmpl w:val="07BAE4A4"/>
    <w:lvl w:ilvl="0" w:tplc="06401FE2">
      <w:start w:val="1"/>
      <w:numFmt w:val="decimal"/>
      <w:lvlText w:val="%1."/>
      <w:lvlJc w:val="left"/>
      <w:pPr>
        <w:tabs>
          <w:tab w:val="num" w:pos="720"/>
        </w:tabs>
        <w:ind w:left="720" w:hanging="360"/>
      </w:pPr>
    </w:lvl>
    <w:lvl w:ilvl="1" w:tplc="97F2C096" w:tentative="1">
      <w:start w:val="1"/>
      <w:numFmt w:val="decimal"/>
      <w:lvlText w:val="%2."/>
      <w:lvlJc w:val="left"/>
      <w:pPr>
        <w:tabs>
          <w:tab w:val="num" w:pos="1440"/>
        </w:tabs>
        <w:ind w:left="1440" w:hanging="360"/>
      </w:pPr>
    </w:lvl>
    <w:lvl w:ilvl="2" w:tplc="EA28852A" w:tentative="1">
      <w:start w:val="1"/>
      <w:numFmt w:val="decimal"/>
      <w:lvlText w:val="%3."/>
      <w:lvlJc w:val="left"/>
      <w:pPr>
        <w:tabs>
          <w:tab w:val="num" w:pos="2160"/>
        </w:tabs>
        <w:ind w:left="2160" w:hanging="360"/>
      </w:pPr>
    </w:lvl>
    <w:lvl w:ilvl="3" w:tplc="1444D504" w:tentative="1">
      <w:start w:val="1"/>
      <w:numFmt w:val="decimal"/>
      <w:lvlText w:val="%4."/>
      <w:lvlJc w:val="left"/>
      <w:pPr>
        <w:tabs>
          <w:tab w:val="num" w:pos="2880"/>
        </w:tabs>
        <w:ind w:left="2880" w:hanging="360"/>
      </w:pPr>
    </w:lvl>
    <w:lvl w:ilvl="4" w:tplc="9D3CAF3A" w:tentative="1">
      <w:start w:val="1"/>
      <w:numFmt w:val="decimal"/>
      <w:lvlText w:val="%5."/>
      <w:lvlJc w:val="left"/>
      <w:pPr>
        <w:tabs>
          <w:tab w:val="num" w:pos="3600"/>
        </w:tabs>
        <w:ind w:left="3600" w:hanging="360"/>
      </w:pPr>
    </w:lvl>
    <w:lvl w:ilvl="5" w:tplc="B16AA16A" w:tentative="1">
      <w:start w:val="1"/>
      <w:numFmt w:val="decimal"/>
      <w:lvlText w:val="%6."/>
      <w:lvlJc w:val="left"/>
      <w:pPr>
        <w:tabs>
          <w:tab w:val="num" w:pos="4320"/>
        </w:tabs>
        <w:ind w:left="4320" w:hanging="360"/>
      </w:pPr>
    </w:lvl>
    <w:lvl w:ilvl="6" w:tplc="0908F2D4" w:tentative="1">
      <w:start w:val="1"/>
      <w:numFmt w:val="decimal"/>
      <w:lvlText w:val="%7."/>
      <w:lvlJc w:val="left"/>
      <w:pPr>
        <w:tabs>
          <w:tab w:val="num" w:pos="5040"/>
        </w:tabs>
        <w:ind w:left="5040" w:hanging="360"/>
      </w:pPr>
    </w:lvl>
    <w:lvl w:ilvl="7" w:tplc="684A3AE8" w:tentative="1">
      <w:start w:val="1"/>
      <w:numFmt w:val="decimal"/>
      <w:lvlText w:val="%8."/>
      <w:lvlJc w:val="left"/>
      <w:pPr>
        <w:tabs>
          <w:tab w:val="num" w:pos="5760"/>
        </w:tabs>
        <w:ind w:left="5760" w:hanging="360"/>
      </w:pPr>
    </w:lvl>
    <w:lvl w:ilvl="8" w:tplc="367A3DC4" w:tentative="1">
      <w:start w:val="1"/>
      <w:numFmt w:val="decimal"/>
      <w:lvlText w:val="%9."/>
      <w:lvlJc w:val="left"/>
      <w:pPr>
        <w:tabs>
          <w:tab w:val="num" w:pos="6480"/>
        </w:tabs>
        <w:ind w:left="6480" w:hanging="360"/>
      </w:pPr>
    </w:lvl>
  </w:abstractNum>
  <w:abstractNum w:abstractNumId="2" w15:restartNumberingAfterBreak="0">
    <w:nsid w:val="28590A1D"/>
    <w:multiLevelType w:val="hybridMultilevel"/>
    <w:tmpl w:val="614626D6"/>
    <w:lvl w:ilvl="0" w:tplc="28EC321A">
      <w:start w:val="1"/>
      <w:numFmt w:val="bullet"/>
      <w:lvlText w:val="§"/>
      <w:lvlJc w:val="left"/>
      <w:pPr>
        <w:tabs>
          <w:tab w:val="num" w:pos="720"/>
        </w:tabs>
        <w:ind w:left="720" w:hanging="360"/>
      </w:pPr>
      <w:rPr>
        <w:rFonts w:ascii="Wingdings" w:hAnsi="Wingdings" w:hint="default"/>
      </w:rPr>
    </w:lvl>
    <w:lvl w:ilvl="1" w:tplc="60E24D48">
      <w:start w:val="1"/>
      <w:numFmt w:val="bullet"/>
      <w:lvlText w:val="§"/>
      <w:lvlJc w:val="left"/>
      <w:pPr>
        <w:tabs>
          <w:tab w:val="num" w:pos="1440"/>
        </w:tabs>
        <w:ind w:left="1440" w:hanging="360"/>
      </w:pPr>
      <w:rPr>
        <w:rFonts w:ascii="Wingdings" w:hAnsi="Wingdings" w:hint="default"/>
      </w:rPr>
    </w:lvl>
    <w:lvl w:ilvl="2" w:tplc="5756E9E0" w:tentative="1">
      <w:start w:val="1"/>
      <w:numFmt w:val="bullet"/>
      <w:lvlText w:val="§"/>
      <w:lvlJc w:val="left"/>
      <w:pPr>
        <w:tabs>
          <w:tab w:val="num" w:pos="2160"/>
        </w:tabs>
        <w:ind w:left="2160" w:hanging="360"/>
      </w:pPr>
      <w:rPr>
        <w:rFonts w:ascii="Wingdings" w:hAnsi="Wingdings" w:hint="default"/>
      </w:rPr>
    </w:lvl>
    <w:lvl w:ilvl="3" w:tplc="E710DA2A" w:tentative="1">
      <w:start w:val="1"/>
      <w:numFmt w:val="bullet"/>
      <w:lvlText w:val="§"/>
      <w:lvlJc w:val="left"/>
      <w:pPr>
        <w:tabs>
          <w:tab w:val="num" w:pos="2880"/>
        </w:tabs>
        <w:ind w:left="2880" w:hanging="360"/>
      </w:pPr>
      <w:rPr>
        <w:rFonts w:ascii="Wingdings" w:hAnsi="Wingdings" w:hint="default"/>
      </w:rPr>
    </w:lvl>
    <w:lvl w:ilvl="4" w:tplc="282A1ECC" w:tentative="1">
      <w:start w:val="1"/>
      <w:numFmt w:val="bullet"/>
      <w:lvlText w:val="§"/>
      <w:lvlJc w:val="left"/>
      <w:pPr>
        <w:tabs>
          <w:tab w:val="num" w:pos="3600"/>
        </w:tabs>
        <w:ind w:left="3600" w:hanging="360"/>
      </w:pPr>
      <w:rPr>
        <w:rFonts w:ascii="Wingdings" w:hAnsi="Wingdings" w:hint="default"/>
      </w:rPr>
    </w:lvl>
    <w:lvl w:ilvl="5" w:tplc="E9A63992" w:tentative="1">
      <w:start w:val="1"/>
      <w:numFmt w:val="bullet"/>
      <w:lvlText w:val="§"/>
      <w:lvlJc w:val="left"/>
      <w:pPr>
        <w:tabs>
          <w:tab w:val="num" w:pos="4320"/>
        </w:tabs>
        <w:ind w:left="4320" w:hanging="360"/>
      </w:pPr>
      <w:rPr>
        <w:rFonts w:ascii="Wingdings" w:hAnsi="Wingdings" w:hint="default"/>
      </w:rPr>
    </w:lvl>
    <w:lvl w:ilvl="6" w:tplc="F496E2E2" w:tentative="1">
      <w:start w:val="1"/>
      <w:numFmt w:val="bullet"/>
      <w:lvlText w:val="§"/>
      <w:lvlJc w:val="left"/>
      <w:pPr>
        <w:tabs>
          <w:tab w:val="num" w:pos="5040"/>
        </w:tabs>
        <w:ind w:left="5040" w:hanging="360"/>
      </w:pPr>
      <w:rPr>
        <w:rFonts w:ascii="Wingdings" w:hAnsi="Wingdings" w:hint="default"/>
      </w:rPr>
    </w:lvl>
    <w:lvl w:ilvl="7" w:tplc="AF668770" w:tentative="1">
      <w:start w:val="1"/>
      <w:numFmt w:val="bullet"/>
      <w:lvlText w:val="§"/>
      <w:lvlJc w:val="left"/>
      <w:pPr>
        <w:tabs>
          <w:tab w:val="num" w:pos="5760"/>
        </w:tabs>
        <w:ind w:left="5760" w:hanging="360"/>
      </w:pPr>
      <w:rPr>
        <w:rFonts w:ascii="Wingdings" w:hAnsi="Wingdings" w:hint="default"/>
      </w:rPr>
    </w:lvl>
    <w:lvl w:ilvl="8" w:tplc="3EBE70F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8D4241"/>
    <w:multiLevelType w:val="hybridMultilevel"/>
    <w:tmpl w:val="0E461284"/>
    <w:lvl w:ilvl="0" w:tplc="BBE82888">
      <w:start w:val="1"/>
      <w:numFmt w:val="bullet"/>
      <w:lvlText w:val="§"/>
      <w:lvlJc w:val="left"/>
      <w:pPr>
        <w:tabs>
          <w:tab w:val="num" w:pos="720"/>
        </w:tabs>
        <w:ind w:left="720" w:hanging="360"/>
      </w:pPr>
      <w:rPr>
        <w:rFonts w:ascii="Wingdings" w:hAnsi="Wingdings" w:hint="default"/>
      </w:rPr>
    </w:lvl>
    <w:lvl w:ilvl="1" w:tplc="46BC1450">
      <w:start w:val="1"/>
      <w:numFmt w:val="bullet"/>
      <w:lvlText w:val="§"/>
      <w:lvlJc w:val="left"/>
      <w:pPr>
        <w:tabs>
          <w:tab w:val="num" w:pos="1440"/>
        </w:tabs>
        <w:ind w:left="1440" w:hanging="360"/>
      </w:pPr>
      <w:rPr>
        <w:rFonts w:ascii="Wingdings" w:hAnsi="Wingdings" w:hint="default"/>
      </w:rPr>
    </w:lvl>
    <w:lvl w:ilvl="2" w:tplc="92FA0650" w:tentative="1">
      <w:start w:val="1"/>
      <w:numFmt w:val="bullet"/>
      <w:lvlText w:val="§"/>
      <w:lvlJc w:val="left"/>
      <w:pPr>
        <w:tabs>
          <w:tab w:val="num" w:pos="2160"/>
        </w:tabs>
        <w:ind w:left="2160" w:hanging="360"/>
      </w:pPr>
      <w:rPr>
        <w:rFonts w:ascii="Wingdings" w:hAnsi="Wingdings" w:hint="default"/>
      </w:rPr>
    </w:lvl>
    <w:lvl w:ilvl="3" w:tplc="8A183DBE" w:tentative="1">
      <w:start w:val="1"/>
      <w:numFmt w:val="bullet"/>
      <w:lvlText w:val="§"/>
      <w:lvlJc w:val="left"/>
      <w:pPr>
        <w:tabs>
          <w:tab w:val="num" w:pos="2880"/>
        </w:tabs>
        <w:ind w:left="2880" w:hanging="360"/>
      </w:pPr>
      <w:rPr>
        <w:rFonts w:ascii="Wingdings" w:hAnsi="Wingdings" w:hint="default"/>
      </w:rPr>
    </w:lvl>
    <w:lvl w:ilvl="4" w:tplc="F64437DC" w:tentative="1">
      <w:start w:val="1"/>
      <w:numFmt w:val="bullet"/>
      <w:lvlText w:val="§"/>
      <w:lvlJc w:val="left"/>
      <w:pPr>
        <w:tabs>
          <w:tab w:val="num" w:pos="3600"/>
        </w:tabs>
        <w:ind w:left="3600" w:hanging="360"/>
      </w:pPr>
      <w:rPr>
        <w:rFonts w:ascii="Wingdings" w:hAnsi="Wingdings" w:hint="default"/>
      </w:rPr>
    </w:lvl>
    <w:lvl w:ilvl="5" w:tplc="5020381E" w:tentative="1">
      <w:start w:val="1"/>
      <w:numFmt w:val="bullet"/>
      <w:lvlText w:val="§"/>
      <w:lvlJc w:val="left"/>
      <w:pPr>
        <w:tabs>
          <w:tab w:val="num" w:pos="4320"/>
        </w:tabs>
        <w:ind w:left="4320" w:hanging="360"/>
      </w:pPr>
      <w:rPr>
        <w:rFonts w:ascii="Wingdings" w:hAnsi="Wingdings" w:hint="default"/>
      </w:rPr>
    </w:lvl>
    <w:lvl w:ilvl="6" w:tplc="64A8EEBE" w:tentative="1">
      <w:start w:val="1"/>
      <w:numFmt w:val="bullet"/>
      <w:lvlText w:val="§"/>
      <w:lvlJc w:val="left"/>
      <w:pPr>
        <w:tabs>
          <w:tab w:val="num" w:pos="5040"/>
        </w:tabs>
        <w:ind w:left="5040" w:hanging="360"/>
      </w:pPr>
      <w:rPr>
        <w:rFonts w:ascii="Wingdings" w:hAnsi="Wingdings" w:hint="default"/>
      </w:rPr>
    </w:lvl>
    <w:lvl w:ilvl="7" w:tplc="93EE8994" w:tentative="1">
      <w:start w:val="1"/>
      <w:numFmt w:val="bullet"/>
      <w:lvlText w:val="§"/>
      <w:lvlJc w:val="left"/>
      <w:pPr>
        <w:tabs>
          <w:tab w:val="num" w:pos="5760"/>
        </w:tabs>
        <w:ind w:left="5760" w:hanging="360"/>
      </w:pPr>
      <w:rPr>
        <w:rFonts w:ascii="Wingdings" w:hAnsi="Wingdings" w:hint="default"/>
      </w:rPr>
    </w:lvl>
    <w:lvl w:ilvl="8" w:tplc="690A01C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3683CEE"/>
    <w:multiLevelType w:val="hybridMultilevel"/>
    <w:tmpl w:val="5B24E554"/>
    <w:lvl w:ilvl="0" w:tplc="6D748E2E">
      <w:start w:val="1"/>
      <w:numFmt w:val="bullet"/>
      <w:lvlText w:val="§"/>
      <w:lvlJc w:val="left"/>
      <w:pPr>
        <w:tabs>
          <w:tab w:val="num" w:pos="720"/>
        </w:tabs>
        <w:ind w:left="720" w:hanging="360"/>
      </w:pPr>
      <w:rPr>
        <w:rFonts w:ascii="Wingdings" w:hAnsi="Wingdings" w:hint="default"/>
      </w:rPr>
    </w:lvl>
    <w:lvl w:ilvl="1" w:tplc="E2A2FAD0">
      <w:numFmt w:val="bullet"/>
      <w:lvlText w:val="⎻"/>
      <w:lvlJc w:val="left"/>
      <w:pPr>
        <w:tabs>
          <w:tab w:val="num" w:pos="1440"/>
        </w:tabs>
        <w:ind w:left="1440" w:hanging="360"/>
      </w:pPr>
      <w:rPr>
        <w:rFonts w:ascii="Cambria" w:hAnsi="Cambria" w:hint="default"/>
      </w:rPr>
    </w:lvl>
    <w:lvl w:ilvl="2" w:tplc="AC0CDD0A" w:tentative="1">
      <w:start w:val="1"/>
      <w:numFmt w:val="bullet"/>
      <w:lvlText w:val="§"/>
      <w:lvlJc w:val="left"/>
      <w:pPr>
        <w:tabs>
          <w:tab w:val="num" w:pos="2160"/>
        </w:tabs>
        <w:ind w:left="2160" w:hanging="360"/>
      </w:pPr>
      <w:rPr>
        <w:rFonts w:ascii="Wingdings" w:hAnsi="Wingdings" w:hint="default"/>
      </w:rPr>
    </w:lvl>
    <w:lvl w:ilvl="3" w:tplc="54F0ECB0" w:tentative="1">
      <w:start w:val="1"/>
      <w:numFmt w:val="bullet"/>
      <w:lvlText w:val="§"/>
      <w:lvlJc w:val="left"/>
      <w:pPr>
        <w:tabs>
          <w:tab w:val="num" w:pos="2880"/>
        </w:tabs>
        <w:ind w:left="2880" w:hanging="360"/>
      </w:pPr>
      <w:rPr>
        <w:rFonts w:ascii="Wingdings" w:hAnsi="Wingdings" w:hint="default"/>
      </w:rPr>
    </w:lvl>
    <w:lvl w:ilvl="4" w:tplc="B3684098" w:tentative="1">
      <w:start w:val="1"/>
      <w:numFmt w:val="bullet"/>
      <w:lvlText w:val="§"/>
      <w:lvlJc w:val="left"/>
      <w:pPr>
        <w:tabs>
          <w:tab w:val="num" w:pos="3600"/>
        </w:tabs>
        <w:ind w:left="3600" w:hanging="360"/>
      </w:pPr>
      <w:rPr>
        <w:rFonts w:ascii="Wingdings" w:hAnsi="Wingdings" w:hint="default"/>
      </w:rPr>
    </w:lvl>
    <w:lvl w:ilvl="5" w:tplc="5F16613A" w:tentative="1">
      <w:start w:val="1"/>
      <w:numFmt w:val="bullet"/>
      <w:lvlText w:val="§"/>
      <w:lvlJc w:val="left"/>
      <w:pPr>
        <w:tabs>
          <w:tab w:val="num" w:pos="4320"/>
        </w:tabs>
        <w:ind w:left="4320" w:hanging="360"/>
      </w:pPr>
      <w:rPr>
        <w:rFonts w:ascii="Wingdings" w:hAnsi="Wingdings" w:hint="default"/>
      </w:rPr>
    </w:lvl>
    <w:lvl w:ilvl="6" w:tplc="6A407F30" w:tentative="1">
      <w:start w:val="1"/>
      <w:numFmt w:val="bullet"/>
      <w:lvlText w:val="§"/>
      <w:lvlJc w:val="left"/>
      <w:pPr>
        <w:tabs>
          <w:tab w:val="num" w:pos="5040"/>
        </w:tabs>
        <w:ind w:left="5040" w:hanging="360"/>
      </w:pPr>
      <w:rPr>
        <w:rFonts w:ascii="Wingdings" w:hAnsi="Wingdings" w:hint="default"/>
      </w:rPr>
    </w:lvl>
    <w:lvl w:ilvl="7" w:tplc="E92E1CFC" w:tentative="1">
      <w:start w:val="1"/>
      <w:numFmt w:val="bullet"/>
      <w:lvlText w:val="§"/>
      <w:lvlJc w:val="left"/>
      <w:pPr>
        <w:tabs>
          <w:tab w:val="num" w:pos="5760"/>
        </w:tabs>
        <w:ind w:left="5760" w:hanging="360"/>
      </w:pPr>
      <w:rPr>
        <w:rFonts w:ascii="Wingdings" w:hAnsi="Wingdings" w:hint="default"/>
      </w:rPr>
    </w:lvl>
    <w:lvl w:ilvl="8" w:tplc="46FED28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7996AC9"/>
    <w:multiLevelType w:val="hybridMultilevel"/>
    <w:tmpl w:val="FF14701C"/>
    <w:lvl w:ilvl="0" w:tplc="7CA689D2">
      <w:start w:val="1"/>
      <w:numFmt w:val="bullet"/>
      <w:lvlText w:val="§"/>
      <w:lvlJc w:val="left"/>
      <w:pPr>
        <w:tabs>
          <w:tab w:val="num" w:pos="720"/>
        </w:tabs>
        <w:ind w:left="720" w:hanging="360"/>
      </w:pPr>
      <w:rPr>
        <w:rFonts w:ascii="Wingdings" w:hAnsi="Wingdings" w:hint="default"/>
      </w:rPr>
    </w:lvl>
    <w:lvl w:ilvl="1" w:tplc="CF56CC68" w:tentative="1">
      <w:start w:val="1"/>
      <w:numFmt w:val="bullet"/>
      <w:lvlText w:val="§"/>
      <w:lvlJc w:val="left"/>
      <w:pPr>
        <w:tabs>
          <w:tab w:val="num" w:pos="1440"/>
        </w:tabs>
        <w:ind w:left="1440" w:hanging="360"/>
      </w:pPr>
      <w:rPr>
        <w:rFonts w:ascii="Wingdings" w:hAnsi="Wingdings" w:hint="default"/>
      </w:rPr>
    </w:lvl>
    <w:lvl w:ilvl="2" w:tplc="6D9A2D0A" w:tentative="1">
      <w:start w:val="1"/>
      <w:numFmt w:val="bullet"/>
      <w:lvlText w:val="§"/>
      <w:lvlJc w:val="left"/>
      <w:pPr>
        <w:tabs>
          <w:tab w:val="num" w:pos="2160"/>
        </w:tabs>
        <w:ind w:left="2160" w:hanging="360"/>
      </w:pPr>
      <w:rPr>
        <w:rFonts w:ascii="Wingdings" w:hAnsi="Wingdings" w:hint="default"/>
      </w:rPr>
    </w:lvl>
    <w:lvl w:ilvl="3" w:tplc="4D10DC90" w:tentative="1">
      <w:start w:val="1"/>
      <w:numFmt w:val="bullet"/>
      <w:lvlText w:val="§"/>
      <w:lvlJc w:val="left"/>
      <w:pPr>
        <w:tabs>
          <w:tab w:val="num" w:pos="2880"/>
        </w:tabs>
        <w:ind w:left="2880" w:hanging="360"/>
      </w:pPr>
      <w:rPr>
        <w:rFonts w:ascii="Wingdings" w:hAnsi="Wingdings" w:hint="default"/>
      </w:rPr>
    </w:lvl>
    <w:lvl w:ilvl="4" w:tplc="3D764EEE" w:tentative="1">
      <w:start w:val="1"/>
      <w:numFmt w:val="bullet"/>
      <w:lvlText w:val="§"/>
      <w:lvlJc w:val="left"/>
      <w:pPr>
        <w:tabs>
          <w:tab w:val="num" w:pos="3600"/>
        </w:tabs>
        <w:ind w:left="3600" w:hanging="360"/>
      </w:pPr>
      <w:rPr>
        <w:rFonts w:ascii="Wingdings" w:hAnsi="Wingdings" w:hint="default"/>
      </w:rPr>
    </w:lvl>
    <w:lvl w:ilvl="5" w:tplc="8AB256C8" w:tentative="1">
      <w:start w:val="1"/>
      <w:numFmt w:val="bullet"/>
      <w:lvlText w:val="§"/>
      <w:lvlJc w:val="left"/>
      <w:pPr>
        <w:tabs>
          <w:tab w:val="num" w:pos="4320"/>
        </w:tabs>
        <w:ind w:left="4320" w:hanging="360"/>
      </w:pPr>
      <w:rPr>
        <w:rFonts w:ascii="Wingdings" w:hAnsi="Wingdings" w:hint="default"/>
      </w:rPr>
    </w:lvl>
    <w:lvl w:ilvl="6" w:tplc="C4EC0B66" w:tentative="1">
      <w:start w:val="1"/>
      <w:numFmt w:val="bullet"/>
      <w:lvlText w:val="§"/>
      <w:lvlJc w:val="left"/>
      <w:pPr>
        <w:tabs>
          <w:tab w:val="num" w:pos="5040"/>
        </w:tabs>
        <w:ind w:left="5040" w:hanging="360"/>
      </w:pPr>
      <w:rPr>
        <w:rFonts w:ascii="Wingdings" w:hAnsi="Wingdings" w:hint="default"/>
      </w:rPr>
    </w:lvl>
    <w:lvl w:ilvl="7" w:tplc="AD02DA82" w:tentative="1">
      <w:start w:val="1"/>
      <w:numFmt w:val="bullet"/>
      <w:lvlText w:val="§"/>
      <w:lvlJc w:val="left"/>
      <w:pPr>
        <w:tabs>
          <w:tab w:val="num" w:pos="5760"/>
        </w:tabs>
        <w:ind w:left="5760" w:hanging="360"/>
      </w:pPr>
      <w:rPr>
        <w:rFonts w:ascii="Wingdings" w:hAnsi="Wingdings" w:hint="default"/>
      </w:rPr>
    </w:lvl>
    <w:lvl w:ilvl="8" w:tplc="3744AB7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A87365"/>
    <w:multiLevelType w:val="hybridMultilevel"/>
    <w:tmpl w:val="82A45FC2"/>
    <w:lvl w:ilvl="0" w:tplc="09729B46">
      <w:start w:val="1"/>
      <w:numFmt w:val="decimal"/>
      <w:lvlText w:val="%1."/>
      <w:lvlJc w:val="left"/>
      <w:pPr>
        <w:tabs>
          <w:tab w:val="num" w:pos="720"/>
        </w:tabs>
        <w:ind w:left="720" w:hanging="360"/>
      </w:pPr>
    </w:lvl>
    <w:lvl w:ilvl="1" w:tplc="693EE758">
      <w:numFmt w:val="bullet"/>
      <w:lvlText w:val="•"/>
      <w:lvlJc w:val="left"/>
      <w:pPr>
        <w:tabs>
          <w:tab w:val="num" w:pos="1440"/>
        </w:tabs>
        <w:ind w:left="1440" w:hanging="360"/>
      </w:pPr>
      <w:rPr>
        <w:rFonts w:ascii="Arial" w:hAnsi="Arial" w:hint="default"/>
      </w:rPr>
    </w:lvl>
    <w:lvl w:ilvl="2" w:tplc="B88EB2AE" w:tentative="1">
      <w:start w:val="1"/>
      <w:numFmt w:val="decimal"/>
      <w:lvlText w:val="%3."/>
      <w:lvlJc w:val="left"/>
      <w:pPr>
        <w:tabs>
          <w:tab w:val="num" w:pos="2160"/>
        </w:tabs>
        <w:ind w:left="2160" w:hanging="360"/>
      </w:pPr>
    </w:lvl>
    <w:lvl w:ilvl="3" w:tplc="6EF8A76C" w:tentative="1">
      <w:start w:val="1"/>
      <w:numFmt w:val="decimal"/>
      <w:lvlText w:val="%4."/>
      <w:lvlJc w:val="left"/>
      <w:pPr>
        <w:tabs>
          <w:tab w:val="num" w:pos="2880"/>
        </w:tabs>
        <w:ind w:left="2880" w:hanging="360"/>
      </w:pPr>
    </w:lvl>
    <w:lvl w:ilvl="4" w:tplc="653C33E4" w:tentative="1">
      <w:start w:val="1"/>
      <w:numFmt w:val="decimal"/>
      <w:lvlText w:val="%5."/>
      <w:lvlJc w:val="left"/>
      <w:pPr>
        <w:tabs>
          <w:tab w:val="num" w:pos="3600"/>
        </w:tabs>
        <w:ind w:left="3600" w:hanging="360"/>
      </w:pPr>
    </w:lvl>
    <w:lvl w:ilvl="5" w:tplc="13A4CAD4" w:tentative="1">
      <w:start w:val="1"/>
      <w:numFmt w:val="decimal"/>
      <w:lvlText w:val="%6."/>
      <w:lvlJc w:val="left"/>
      <w:pPr>
        <w:tabs>
          <w:tab w:val="num" w:pos="4320"/>
        </w:tabs>
        <w:ind w:left="4320" w:hanging="360"/>
      </w:pPr>
    </w:lvl>
    <w:lvl w:ilvl="6" w:tplc="A6709DE2" w:tentative="1">
      <w:start w:val="1"/>
      <w:numFmt w:val="decimal"/>
      <w:lvlText w:val="%7."/>
      <w:lvlJc w:val="left"/>
      <w:pPr>
        <w:tabs>
          <w:tab w:val="num" w:pos="5040"/>
        </w:tabs>
        <w:ind w:left="5040" w:hanging="360"/>
      </w:pPr>
    </w:lvl>
    <w:lvl w:ilvl="7" w:tplc="65E456B0" w:tentative="1">
      <w:start w:val="1"/>
      <w:numFmt w:val="decimal"/>
      <w:lvlText w:val="%8."/>
      <w:lvlJc w:val="left"/>
      <w:pPr>
        <w:tabs>
          <w:tab w:val="num" w:pos="5760"/>
        </w:tabs>
        <w:ind w:left="5760" w:hanging="360"/>
      </w:pPr>
    </w:lvl>
    <w:lvl w:ilvl="8" w:tplc="0FEE691A" w:tentative="1">
      <w:start w:val="1"/>
      <w:numFmt w:val="decimal"/>
      <w:lvlText w:val="%9."/>
      <w:lvlJc w:val="left"/>
      <w:pPr>
        <w:tabs>
          <w:tab w:val="num" w:pos="6480"/>
        </w:tabs>
        <w:ind w:left="6480" w:hanging="360"/>
      </w:pPr>
    </w:lvl>
  </w:abstractNum>
  <w:abstractNum w:abstractNumId="7" w15:restartNumberingAfterBreak="0">
    <w:nsid w:val="5DC229D9"/>
    <w:multiLevelType w:val="hybridMultilevel"/>
    <w:tmpl w:val="60F28BE4"/>
    <w:lvl w:ilvl="0" w:tplc="4832FA0A">
      <w:start w:val="1"/>
      <w:numFmt w:val="bullet"/>
      <w:lvlText w:val="§"/>
      <w:lvlJc w:val="left"/>
      <w:pPr>
        <w:tabs>
          <w:tab w:val="num" w:pos="720"/>
        </w:tabs>
        <w:ind w:left="720" w:hanging="360"/>
      </w:pPr>
      <w:rPr>
        <w:rFonts w:ascii="Wingdings" w:hAnsi="Wingdings" w:hint="default"/>
      </w:rPr>
    </w:lvl>
    <w:lvl w:ilvl="1" w:tplc="128E224C">
      <w:start w:val="1"/>
      <w:numFmt w:val="decimal"/>
      <w:lvlText w:val="%2."/>
      <w:lvlJc w:val="left"/>
      <w:pPr>
        <w:tabs>
          <w:tab w:val="num" w:pos="1440"/>
        </w:tabs>
        <w:ind w:left="1440" w:hanging="360"/>
      </w:pPr>
    </w:lvl>
    <w:lvl w:ilvl="2" w:tplc="1E32A714" w:tentative="1">
      <w:start w:val="1"/>
      <w:numFmt w:val="bullet"/>
      <w:lvlText w:val="§"/>
      <w:lvlJc w:val="left"/>
      <w:pPr>
        <w:tabs>
          <w:tab w:val="num" w:pos="2160"/>
        </w:tabs>
        <w:ind w:left="2160" w:hanging="360"/>
      </w:pPr>
      <w:rPr>
        <w:rFonts w:ascii="Wingdings" w:hAnsi="Wingdings" w:hint="default"/>
      </w:rPr>
    </w:lvl>
    <w:lvl w:ilvl="3" w:tplc="3F448AAE" w:tentative="1">
      <w:start w:val="1"/>
      <w:numFmt w:val="bullet"/>
      <w:lvlText w:val="§"/>
      <w:lvlJc w:val="left"/>
      <w:pPr>
        <w:tabs>
          <w:tab w:val="num" w:pos="2880"/>
        </w:tabs>
        <w:ind w:left="2880" w:hanging="360"/>
      </w:pPr>
      <w:rPr>
        <w:rFonts w:ascii="Wingdings" w:hAnsi="Wingdings" w:hint="default"/>
      </w:rPr>
    </w:lvl>
    <w:lvl w:ilvl="4" w:tplc="C0B8C482" w:tentative="1">
      <w:start w:val="1"/>
      <w:numFmt w:val="bullet"/>
      <w:lvlText w:val="§"/>
      <w:lvlJc w:val="left"/>
      <w:pPr>
        <w:tabs>
          <w:tab w:val="num" w:pos="3600"/>
        </w:tabs>
        <w:ind w:left="3600" w:hanging="360"/>
      </w:pPr>
      <w:rPr>
        <w:rFonts w:ascii="Wingdings" w:hAnsi="Wingdings" w:hint="default"/>
      </w:rPr>
    </w:lvl>
    <w:lvl w:ilvl="5" w:tplc="3732C4F6" w:tentative="1">
      <w:start w:val="1"/>
      <w:numFmt w:val="bullet"/>
      <w:lvlText w:val="§"/>
      <w:lvlJc w:val="left"/>
      <w:pPr>
        <w:tabs>
          <w:tab w:val="num" w:pos="4320"/>
        </w:tabs>
        <w:ind w:left="4320" w:hanging="360"/>
      </w:pPr>
      <w:rPr>
        <w:rFonts w:ascii="Wingdings" w:hAnsi="Wingdings" w:hint="default"/>
      </w:rPr>
    </w:lvl>
    <w:lvl w:ilvl="6" w:tplc="BDFAAAEA" w:tentative="1">
      <w:start w:val="1"/>
      <w:numFmt w:val="bullet"/>
      <w:lvlText w:val="§"/>
      <w:lvlJc w:val="left"/>
      <w:pPr>
        <w:tabs>
          <w:tab w:val="num" w:pos="5040"/>
        </w:tabs>
        <w:ind w:left="5040" w:hanging="360"/>
      </w:pPr>
      <w:rPr>
        <w:rFonts w:ascii="Wingdings" w:hAnsi="Wingdings" w:hint="default"/>
      </w:rPr>
    </w:lvl>
    <w:lvl w:ilvl="7" w:tplc="52365A1A" w:tentative="1">
      <w:start w:val="1"/>
      <w:numFmt w:val="bullet"/>
      <w:lvlText w:val="§"/>
      <w:lvlJc w:val="left"/>
      <w:pPr>
        <w:tabs>
          <w:tab w:val="num" w:pos="5760"/>
        </w:tabs>
        <w:ind w:left="5760" w:hanging="360"/>
      </w:pPr>
      <w:rPr>
        <w:rFonts w:ascii="Wingdings" w:hAnsi="Wingdings" w:hint="default"/>
      </w:rPr>
    </w:lvl>
    <w:lvl w:ilvl="8" w:tplc="FC0E50E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32D09EE"/>
    <w:multiLevelType w:val="hybridMultilevel"/>
    <w:tmpl w:val="330484E6"/>
    <w:lvl w:ilvl="0" w:tplc="D936A00E">
      <w:start w:val="1"/>
      <w:numFmt w:val="bullet"/>
      <w:lvlText w:val="§"/>
      <w:lvlJc w:val="left"/>
      <w:pPr>
        <w:tabs>
          <w:tab w:val="num" w:pos="720"/>
        </w:tabs>
        <w:ind w:left="720" w:hanging="360"/>
      </w:pPr>
      <w:rPr>
        <w:rFonts w:ascii="Wingdings" w:hAnsi="Wingdings" w:hint="default"/>
      </w:rPr>
    </w:lvl>
    <w:lvl w:ilvl="1" w:tplc="CE5C1EB6" w:tentative="1">
      <w:start w:val="1"/>
      <w:numFmt w:val="bullet"/>
      <w:lvlText w:val="§"/>
      <w:lvlJc w:val="left"/>
      <w:pPr>
        <w:tabs>
          <w:tab w:val="num" w:pos="1440"/>
        </w:tabs>
        <w:ind w:left="1440" w:hanging="360"/>
      </w:pPr>
      <w:rPr>
        <w:rFonts w:ascii="Wingdings" w:hAnsi="Wingdings" w:hint="default"/>
      </w:rPr>
    </w:lvl>
    <w:lvl w:ilvl="2" w:tplc="936E531C" w:tentative="1">
      <w:start w:val="1"/>
      <w:numFmt w:val="bullet"/>
      <w:lvlText w:val="§"/>
      <w:lvlJc w:val="left"/>
      <w:pPr>
        <w:tabs>
          <w:tab w:val="num" w:pos="2160"/>
        </w:tabs>
        <w:ind w:left="2160" w:hanging="360"/>
      </w:pPr>
      <w:rPr>
        <w:rFonts w:ascii="Wingdings" w:hAnsi="Wingdings" w:hint="default"/>
      </w:rPr>
    </w:lvl>
    <w:lvl w:ilvl="3" w:tplc="C9C4FC40" w:tentative="1">
      <w:start w:val="1"/>
      <w:numFmt w:val="bullet"/>
      <w:lvlText w:val="§"/>
      <w:lvlJc w:val="left"/>
      <w:pPr>
        <w:tabs>
          <w:tab w:val="num" w:pos="2880"/>
        </w:tabs>
        <w:ind w:left="2880" w:hanging="360"/>
      </w:pPr>
      <w:rPr>
        <w:rFonts w:ascii="Wingdings" w:hAnsi="Wingdings" w:hint="default"/>
      </w:rPr>
    </w:lvl>
    <w:lvl w:ilvl="4" w:tplc="B03C5BE8" w:tentative="1">
      <w:start w:val="1"/>
      <w:numFmt w:val="bullet"/>
      <w:lvlText w:val="§"/>
      <w:lvlJc w:val="left"/>
      <w:pPr>
        <w:tabs>
          <w:tab w:val="num" w:pos="3600"/>
        </w:tabs>
        <w:ind w:left="3600" w:hanging="360"/>
      </w:pPr>
      <w:rPr>
        <w:rFonts w:ascii="Wingdings" w:hAnsi="Wingdings" w:hint="default"/>
      </w:rPr>
    </w:lvl>
    <w:lvl w:ilvl="5" w:tplc="344A565C" w:tentative="1">
      <w:start w:val="1"/>
      <w:numFmt w:val="bullet"/>
      <w:lvlText w:val="§"/>
      <w:lvlJc w:val="left"/>
      <w:pPr>
        <w:tabs>
          <w:tab w:val="num" w:pos="4320"/>
        </w:tabs>
        <w:ind w:left="4320" w:hanging="360"/>
      </w:pPr>
      <w:rPr>
        <w:rFonts w:ascii="Wingdings" w:hAnsi="Wingdings" w:hint="default"/>
      </w:rPr>
    </w:lvl>
    <w:lvl w:ilvl="6" w:tplc="7594535A" w:tentative="1">
      <w:start w:val="1"/>
      <w:numFmt w:val="bullet"/>
      <w:lvlText w:val="§"/>
      <w:lvlJc w:val="left"/>
      <w:pPr>
        <w:tabs>
          <w:tab w:val="num" w:pos="5040"/>
        </w:tabs>
        <w:ind w:left="5040" w:hanging="360"/>
      </w:pPr>
      <w:rPr>
        <w:rFonts w:ascii="Wingdings" w:hAnsi="Wingdings" w:hint="default"/>
      </w:rPr>
    </w:lvl>
    <w:lvl w:ilvl="7" w:tplc="2570B3B6" w:tentative="1">
      <w:start w:val="1"/>
      <w:numFmt w:val="bullet"/>
      <w:lvlText w:val="§"/>
      <w:lvlJc w:val="left"/>
      <w:pPr>
        <w:tabs>
          <w:tab w:val="num" w:pos="5760"/>
        </w:tabs>
        <w:ind w:left="5760" w:hanging="360"/>
      </w:pPr>
      <w:rPr>
        <w:rFonts w:ascii="Wingdings" w:hAnsi="Wingdings" w:hint="default"/>
      </w:rPr>
    </w:lvl>
    <w:lvl w:ilvl="8" w:tplc="FFBC8C4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24054E5"/>
    <w:multiLevelType w:val="hybridMultilevel"/>
    <w:tmpl w:val="3ADE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9012688">
    <w:abstractNumId w:val="6"/>
  </w:num>
  <w:num w:numId="2" w16cid:durableId="1966351172">
    <w:abstractNumId w:val="1"/>
  </w:num>
  <w:num w:numId="3" w16cid:durableId="1656570740">
    <w:abstractNumId w:val="8"/>
  </w:num>
  <w:num w:numId="4" w16cid:durableId="1014258772">
    <w:abstractNumId w:val="4"/>
  </w:num>
  <w:num w:numId="5" w16cid:durableId="1297296164">
    <w:abstractNumId w:val="0"/>
  </w:num>
  <w:num w:numId="6" w16cid:durableId="1701196745">
    <w:abstractNumId w:val="2"/>
  </w:num>
  <w:num w:numId="7" w16cid:durableId="934286057">
    <w:abstractNumId w:val="5"/>
  </w:num>
  <w:num w:numId="8" w16cid:durableId="550726934">
    <w:abstractNumId w:val="3"/>
  </w:num>
  <w:num w:numId="9" w16cid:durableId="1906067917">
    <w:abstractNumId w:val="7"/>
  </w:num>
  <w:num w:numId="10" w16cid:durableId="142553966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ley Allan">
    <w15:presenceInfo w15:providerId="AD" w15:userId="S::ballan1@jh.edu::64db3ab9-7011-41a3-ab4e-8b9269c544d2"/>
  </w15:person>
  <w15:person w15:author="Ratan, Ishana">
    <w15:presenceInfo w15:providerId="AD" w15:userId="S::iratan@bu.edu::85e2200f-2341-4b06-a887-4f436c50d637"/>
  </w15:person>
  <w15:person w15:author="bagozzib@udel.edu">
    <w15:presenceInfo w15:providerId="AD" w15:userId="S::urn:spo:guest#bagozzib@udel.edu::"/>
  </w15:person>
  <w15:person w15:author="Ishana Ratan">
    <w15:presenceInfo w15:providerId="AD" w15:userId="S::iratan1@jh.edu::9e45e054-94d7-4845-93d2-9789629cc0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trackRevisions/>
  <w:defaultTabStop w:val="720"/>
  <w:characterSpacingControl w:val="doNotCompres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EC"/>
    <w:rsid w:val="00003530"/>
    <w:rsid w:val="00012242"/>
    <w:rsid w:val="000170D4"/>
    <w:rsid w:val="00026BEE"/>
    <w:rsid w:val="00026CB8"/>
    <w:rsid w:val="000327FB"/>
    <w:rsid w:val="00037929"/>
    <w:rsid w:val="000436E9"/>
    <w:rsid w:val="00051DE4"/>
    <w:rsid w:val="00057A44"/>
    <w:rsid w:val="00062765"/>
    <w:rsid w:val="00064334"/>
    <w:rsid w:val="00064FEF"/>
    <w:rsid w:val="0006575C"/>
    <w:rsid w:val="000665A2"/>
    <w:rsid w:val="0006756C"/>
    <w:rsid w:val="00081F10"/>
    <w:rsid w:val="00084012"/>
    <w:rsid w:val="00085B39"/>
    <w:rsid w:val="00091261"/>
    <w:rsid w:val="00094F98"/>
    <w:rsid w:val="00097C3A"/>
    <w:rsid w:val="000A4430"/>
    <w:rsid w:val="000A6359"/>
    <w:rsid w:val="000D00D4"/>
    <w:rsid w:val="000D4AF9"/>
    <w:rsid w:val="000E5922"/>
    <w:rsid w:val="000E64AB"/>
    <w:rsid w:val="000F58D0"/>
    <w:rsid w:val="001026DD"/>
    <w:rsid w:val="001252EA"/>
    <w:rsid w:val="001255B0"/>
    <w:rsid w:val="00150E3F"/>
    <w:rsid w:val="0015129D"/>
    <w:rsid w:val="00151846"/>
    <w:rsid w:val="00153CD6"/>
    <w:rsid w:val="00154E18"/>
    <w:rsid w:val="00160EE3"/>
    <w:rsid w:val="001648D7"/>
    <w:rsid w:val="00170D5A"/>
    <w:rsid w:val="00174301"/>
    <w:rsid w:val="00175F11"/>
    <w:rsid w:val="0018600B"/>
    <w:rsid w:val="00191202"/>
    <w:rsid w:val="0019187F"/>
    <w:rsid w:val="00194452"/>
    <w:rsid w:val="001A0283"/>
    <w:rsid w:val="001A3FAC"/>
    <w:rsid w:val="001B5AD3"/>
    <w:rsid w:val="001C42CD"/>
    <w:rsid w:val="001D06DE"/>
    <w:rsid w:val="001D4B74"/>
    <w:rsid w:val="001D4C40"/>
    <w:rsid w:val="001E3899"/>
    <w:rsid w:val="00217ECE"/>
    <w:rsid w:val="00221CF2"/>
    <w:rsid w:val="00226A87"/>
    <w:rsid w:val="00227494"/>
    <w:rsid w:val="002276D1"/>
    <w:rsid w:val="00232E76"/>
    <w:rsid w:val="00237A66"/>
    <w:rsid w:val="00245C53"/>
    <w:rsid w:val="0025058C"/>
    <w:rsid w:val="0025119B"/>
    <w:rsid w:val="00252361"/>
    <w:rsid w:val="002527D6"/>
    <w:rsid w:val="00255D4A"/>
    <w:rsid w:val="00264FAD"/>
    <w:rsid w:val="002768C8"/>
    <w:rsid w:val="0028132E"/>
    <w:rsid w:val="00284C33"/>
    <w:rsid w:val="00286118"/>
    <w:rsid w:val="00290DBA"/>
    <w:rsid w:val="0029665D"/>
    <w:rsid w:val="002A0B6F"/>
    <w:rsid w:val="002B3DCB"/>
    <w:rsid w:val="002B5A24"/>
    <w:rsid w:val="002B7832"/>
    <w:rsid w:val="002C2B9F"/>
    <w:rsid w:val="002D0979"/>
    <w:rsid w:val="002D2ED2"/>
    <w:rsid w:val="002D489A"/>
    <w:rsid w:val="002E188D"/>
    <w:rsid w:val="002E722D"/>
    <w:rsid w:val="00304745"/>
    <w:rsid w:val="00324262"/>
    <w:rsid w:val="003379F9"/>
    <w:rsid w:val="0035013F"/>
    <w:rsid w:val="0035218C"/>
    <w:rsid w:val="00363071"/>
    <w:rsid w:val="00380E3B"/>
    <w:rsid w:val="0038217F"/>
    <w:rsid w:val="00390DC7"/>
    <w:rsid w:val="00390F05"/>
    <w:rsid w:val="0039157C"/>
    <w:rsid w:val="00395D78"/>
    <w:rsid w:val="00397850"/>
    <w:rsid w:val="00397B70"/>
    <w:rsid w:val="003A1D83"/>
    <w:rsid w:val="003A45D4"/>
    <w:rsid w:val="003A7DEE"/>
    <w:rsid w:val="003B4926"/>
    <w:rsid w:val="003C131F"/>
    <w:rsid w:val="003D33A1"/>
    <w:rsid w:val="003F2AD9"/>
    <w:rsid w:val="003F3DF0"/>
    <w:rsid w:val="003F4584"/>
    <w:rsid w:val="003F55F9"/>
    <w:rsid w:val="004016A5"/>
    <w:rsid w:val="00413973"/>
    <w:rsid w:val="00414393"/>
    <w:rsid w:val="00415CDB"/>
    <w:rsid w:val="00422592"/>
    <w:rsid w:val="00426DF1"/>
    <w:rsid w:val="00433329"/>
    <w:rsid w:val="00433C59"/>
    <w:rsid w:val="0044009C"/>
    <w:rsid w:val="00452853"/>
    <w:rsid w:val="0046007F"/>
    <w:rsid w:val="00470E92"/>
    <w:rsid w:val="00476788"/>
    <w:rsid w:val="004809BA"/>
    <w:rsid w:val="0048326D"/>
    <w:rsid w:val="004865AC"/>
    <w:rsid w:val="00492708"/>
    <w:rsid w:val="004934A9"/>
    <w:rsid w:val="004957CC"/>
    <w:rsid w:val="00495AC1"/>
    <w:rsid w:val="00497B53"/>
    <w:rsid w:val="004A27C6"/>
    <w:rsid w:val="004A3DB8"/>
    <w:rsid w:val="004B16A3"/>
    <w:rsid w:val="004B27E1"/>
    <w:rsid w:val="004B31B8"/>
    <w:rsid w:val="004C2550"/>
    <w:rsid w:val="004D0E1F"/>
    <w:rsid w:val="004D378A"/>
    <w:rsid w:val="004D3793"/>
    <w:rsid w:val="004D41A2"/>
    <w:rsid w:val="004D6EDB"/>
    <w:rsid w:val="004E4A26"/>
    <w:rsid w:val="004F005D"/>
    <w:rsid w:val="004F16F0"/>
    <w:rsid w:val="004F3E51"/>
    <w:rsid w:val="00501629"/>
    <w:rsid w:val="00511711"/>
    <w:rsid w:val="00512384"/>
    <w:rsid w:val="00516691"/>
    <w:rsid w:val="0052309A"/>
    <w:rsid w:val="00535BFF"/>
    <w:rsid w:val="00546FF6"/>
    <w:rsid w:val="0055053A"/>
    <w:rsid w:val="00554FDD"/>
    <w:rsid w:val="00556CEF"/>
    <w:rsid w:val="00557DAD"/>
    <w:rsid w:val="0056692A"/>
    <w:rsid w:val="00567A96"/>
    <w:rsid w:val="00570350"/>
    <w:rsid w:val="00586418"/>
    <w:rsid w:val="005946BE"/>
    <w:rsid w:val="005A2627"/>
    <w:rsid w:val="005A5FF7"/>
    <w:rsid w:val="005B7C6A"/>
    <w:rsid w:val="005C5461"/>
    <w:rsid w:val="005E0BE2"/>
    <w:rsid w:val="005E0E61"/>
    <w:rsid w:val="005E754D"/>
    <w:rsid w:val="005F3963"/>
    <w:rsid w:val="005F7F7A"/>
    <w:rsid w:val="006008BE"/>
    <w:rsid w:val="00601C66"/>
    <w:rsid w:val="00604663"/>
    <w:rsid w:val="006058C6"/>
    <w:rsid w:val="006155B6"/>
    <w:rsid w:val="0061736F"/>
    <w:rsid w:val="00621BBB"/>
    <w:rsid w:val="00621C61"/>
    <w:rsid w:val="00624378"/>
    <w:rsid w:val="00627FA8"/>
    <w:rsid w:val="00630BFA"/>
    <w:rsid w:val="006401A5"/>
    <w:rsid w:val="00647F63"/>
    <w:rsid w:val="0065530D"/>
    <w:rsid w:val="006567D8"/>
    <w:rsid w:val="006600B4"/>
    <w:rsid w:val="006608DB"/>
    <w:rsid w:val="00663F03"/>
    <w:rsid w:val="0066514A"/>
    <w:rsid w:val="0067371C"/>
    <w:rsid w:val="00676E9C"/>
    <w:rsid w:val="00681838"/>
    <w:rsid w:val="00682A7F"/>
    <w:rsid w:val="00685AE0"/>
    <w:rsid w:val="00694E28"/>
    <w:rsid w:val="006A0AF9"/>
    <w:rsid w:val="006B27B9"/>
    <w:rsid w:val="006B3116"/>
    <w:rsid w:val="006B4E58"/>
    <w:rsid w:val="006C11E7"/>
    <w:rsid w:val="006C4814"/>
    <w:rsid w:val="006E19E7"/>
    <w:rsid w:val="006F5A6D"/>
    <w:rsid w:val="00700D25"/>
    <w:rsid w:val="00705AE2"/>
    <w:rsid w:val="00713A85"/>
    <w:rsid w:val="00721040"/>
    <w:rsid w:val="00721B05"/>
    <w:rsid w:val="00726B11"/>
    <w:rsid w:val="00746C72"/>
    <w:rsid w:val="007517D3"/>
    <w:rsid w:val="00754E38"/>
    <w:rsid w:val="0076319F"/>
    <w:rsid w:val="007771C6"/>
    <w:rsid w:val="00783053"/>
    <w:rsid w:val="00785542"/>
    <w:rsid w:val="007A04F7"/>
    <w:rsid w:val="007A49EF"/>
    <w:rsid w:val="007A6A0C"/>
    <w:rsid w:val="007A6F8B"/>
    <w:rsid w:val="007B1B2C"/>
    <w:rsid w:val="007B3745"/>
    <w:rsid w:val="007B39C1"/>
    <w:rsid w:val="007C56B4"/>
    <w:rsid w:val="007D0E2C"/>
    <w:rsid w:val="007D4B00"/>
    <w:rsid w:val="007F4BB0"/>
    <w:rsid w:val="00800665"/>
    <w:rsid w:val="0081110D"/>
    <w:rsid w:val="008119C0"/>
    <w:rsid w:val="00812C50"/>
    <w:rsid w:val="008155CD"/>
    <w:rsid w:val="0081799B"/>
    <w:rsid w:val="008216FB"/>
    <w:rsid w:val="00824BC7"/>
    <w:rsid w:val="00825767"/>
    <w:rsid w:val="008325D5"/>
    <w:rsid w:val="00835AFA"/>
    <w:rsid w:val="008428D3"/>
    <w:rsid w:val="00845D5C"/>
    <w:rsid w:val="0085279E"/>
    <w:rsid w:val="00853F1F"/>
    <w:rsid w:val="008641C9"/>
    <w:rsid w:val="00874221"/>
    <w:rsid w:val="0087764D"/>
    <w:rsid w:val="0088454D"/>
    <w:rsid w:val="00890568"/>
    <w:rsid w:val="00892C07"/>
    <w:rsid w:val="00897B4B"/>
    <w:rsid w:val="008A0290"/>
    <w:rsid w:val="008A55D9"/>
    <w:rsid w:val="008B2A62"/>
    <w:rsid w:val="008C0AD6"/>
    <w:rsid w:val="008C50B8"/>
    <w:rsid w:val="008C5401"/>
    <w:rsid w:val="008D4A30"/>
    <w:rsid w:val="008E2A5B"/>
    <w:rsid w:val="008E3EBF"/>
    <w:rsid w:val="008F29C5"/>
    <w:rsid w:val="008F4628"/>
    <w:rsid w:val="0090160E"/>
    <w:rsid w:val="0091520B"/>
    <w:rsid w:val="00917ABE"/>
    <w:rsid w:val="00917B6F"/>
    <w:rsid w:val="0092087E"/>
    <w:rsid w:val="00924B76"/>
    <w:rsid w:val="00932C3B"/>
    <w:rsid w:val="0094750B"/>
    <w:rsid w:val="00962928"/>
    <w:rsid w:val="00974719"/>
    <w:rsid w:val="00975261"/>
    <w:rsid w:val="0097628B"/>
    <w:rsid w:val="00982625"/>
    <w:rsid w:val="00983ADE"/>
    <w:rsid w:val="009844C1"/>
    <w:rsid w:val="00984830"/>
    <w:rsid w:val="00985645"/>
    <w:rsid w:val="00997043"/>
    <w:rsid w:val="009A3B25"/>
    <w:rsid w:val="009B332F"/>
    <w:rsid w:val="009B778F"/>
    <w:rsid w:val="009C1EE0"/>
    <w:rsid w:val="009C40EB"/>
    <w:rsid w:val="009C5910"/>
    <w:rsid w:val="009E1C2B"/>
    <w:rsid w:val="009E2726"/>
    <w:rsid w:val="009E613B"/>
    <w:rsid w:val="009F269F"/>
    <w:rsid w:val="009F7AF0"/>
    <w:rsid w:val="00A07711"/>
    <w:rsid w:val="00A11ECF"/>
    <w:rsid w:val="00A15780"/>
    <w:rsid w:val="00A160DA"/>
    <w:rsid w:val="00A3510D"/>
    <w:rsid w:val="00A3562F"/>
    <w:rsid w:val="00A408BC"/>
    <w:rsid w:val="00A4240B"/>
    <w:rsid w:val="00A429C6"/>
    <w:rsid w:val="00A42B9A"/>
    <w:rsid w:val="00A46245"/>
    <w:rsid w:val="00A64D5D"/>
    <w:rsid w:val="00A7510B"/>
    <w:rsid w:val="00A75E37"/>
    <w:rsid w:val="00A8236D"/>
    <w:rsid w:val="00A82AB5"/>
    <w:rsid w:val="00A840E3"/>
    <w:rsid w:val="00A86236"/>
    <w:rsid w:val="00A933DB"/>
    <w:rsid w:val="00A94230"/>
    <w:rsid w:val="00A94A4C"/>
    <w:rsid w:val="00AA248D"/>
    <w:rsid w:val="00AA32EB"/>
    <w:rsid w:val="00AA7701"/>
    <w:rsid w:val="00AB54D8"/>
    <w:rsid w:val="00AC3B91"/>
    <w:rsid w:val="00AC4669"/>
    <w:rsid w:val="00AC50F7"/>
    <w:rsid w:val="00AD6837"/>
    <w:rsid w:val="00AE1840"/>
    <w:rsid w:val="00AE419C"/>
    <w:rsid w:val="00AE48AD"/>
    <w:rsid w:val="00AE769E"/>
    <w:rsid w:val="00B078F2"/>
    <w:rsid w:val="00B10C7D"/>
    <w:rsid w:val="00B1431D"/>
    <w:rsid w:val="00B219EB"/>
    <w:rsid w:val="00B235F1"/>
    <w:rsid w:val="00B2434F"/>
    <w:rsid w:val="00B2441B"/>
    <w:rsid w:val="00B33A52"/>
    <w:rsid w:val="00B41BE3"/>
    <w:rsid w:val="00B4327C"/>
    <w:rsid w:val="00B44737"/>
    <w:rsid w:val="00B50651"/>
    <w:rsid w:val="00B71A01"/>
    <w:rsid w:val="00B728CF"/>
    <w:rsid w:val="00B72E81"/>
    <w:rsid w:val="00B76FCC"/>
    <w:rsid w:val="00B82072"/>
    <w:rsid w:val="00B83F5A"/>
    <w:rsid w:val="00B85D0D"/>
    <w:rsid w:val="00B87471"/>
    <w:rsid w:val="00B9282F"/>
    <w:rsid w:val="00B95780"/>
    <w:rsid w:val="00B9638A"/>
    <w:rsid w:val="00BA1CA9"/>
    <w:rsid w:val="00BB6DDA"/>
    <w:rsid w:val="00BC103D"/>
    <w:rsid w:val="00BC5826"/>
    <w:rsid w:val="00BD1994"/>
    <w:rsid w:val="00BF2118"/>
    <w:rsid w:val="00BF5737"/>
    <w:rsid w:val="00BF5A9F"/>
    <w:rsid w:val="00C004FA"/>
    <w:rsid w:val="00C2068D"/>
    <w:rsid w:val="00C234E8"/>
    <w:rsid w:val="00C25120"/>
    <w:rsid w:val="00C261B5"/>
    <w:rsid w:val="00C323AE"/>
    <w:rsid w:val="00C33D34"/>
    <w:rsid w:val="00C461E3"/>
    <w:rsid w:val="00C52D81"/>
    <w:rsid w:val="00C65B11"/>
    <w:rsid w:val="00C65CF2"/>
    <w:rsid w:val="00C66575"/>
    <w:rsid w:val="00C71DF4"/>
    <w:rsid w:val="00C743DA"/>
    <w:rsid w:val="00C865CD"/>
    <w:rsid w:val="00C86D78"/>
    <w:rsid w:val="00C91E17"/>
    <w:rsid w:val="00C95118"/>
    <w:rsid w:val="00CA4D04"/>
    <w:rsid w:val="00CA551D"/>
    <w:rsid w:val="00CB1477"/>
    <w:rsid w:val="00CC04A3"/>
    <w:rsid w:val="00CC0821"/>
    <w:rsid w:val="00CC1799"/>
    <w:rsid w:val="00CC2D93"/>
    <w:rsid w:val="00CC705A"/>
    <w:rsid w:val="00CC7B7D"/>
    <w:rsid w:val="00CD1160"/>
    <w:rsid w:val="00CD1E7D"/>
    <w:rsid w:val="00CD28C2"/>
    <w:rsid w:val="00CD7504"/>
    <w:rsid w:val="00CE05BC"/>
    <w:rsid w:val="00CE4FF1"/>
    <w:rsid w:val="00CE6DBB"/>
    <w:rsid w:val="00CF5961"/>
    <w:rsid w:val="00CF660D"/>
    <w:rsid w:val="00CF7E87"/>
    <w:rsid w:val="00D0428B"/>
    <w:rsid w:val="00D04DB9"/>
    <w:rsid w:val="00D116F5"/>
    <w:rsid w:val="00D16265"/>
    <w:rsid w:val="00D30EDC"/>
    <w:rsid w:val="00D32E81"/>
    <w:rsid w:val="00D34864"/>
    <w:rsid w:val="00D34E35"/>
    <w:rsid w:val="00D367E9"/>
    <w:rsid w:val="00D41BE6"/>
    <w:rsid w:val="00D42C77"/>
    <w:rsid w:val="00D469E4"/>
    <w:rsid w:val="00D539C2"/>
    <w:rsid w:val="00D5711E"/>
    <w:rsid w:val="00D7071B"/>
    <w:rsid w:val="00D7161C"/>
    <w:rsid w:val="00D74031"/>
    <w:rsid w:val="00D74849"/>
    <w:rsid w:val="00D821DF"/>
    <w:rsid w:val="00D8430A"/>
    <w:rsid w:val="00D8473A"/>
    <w:rsid w:val="00D868C1"/>
    <w:rsid w:val="00D94CA9"/>
    <w:rsid w:val="00DA0B4F"/>
    <w:rsid w:val="00DA6B80"/>
    <w:rsid w:val="00DB1DEC"/>
    <w:rsid w:val="00DC00F4"/>
    <w:rsid w:val="00DC15EC"/>
    <w:rsid w:val="00DD0292"/>
    <w:rsid w:val="00DD664C"/>
    <w:rsid w:val="00DE5818"/>
    <w:rsid w:val="00DF44A8"/>
    <w:rsid w:val="00DF63F1"/>
    <w:rsid w:val="00E04B6A"/>
    <w:rsid w:val="00E104B4"/>
    <w:rsid w:val="00E21D4F"/>
    <w:rsid w:val="00E2516E"/>
    <w:rsid w:val="00E2639C"/>
    <w:rsid w:val="00E30588"/>
    <w:rsid w:val="00E33231"/>
    <w:rsid w:val="00E354E9"/>
    <w:rsid w:val="00E37DB0"/>
    <w:rsid w:val="00E4213C"/>
    <w:rsid w:val="00E43086"/>
    <w:rsid w:val="00E43F68"/>
    <w:rsid w:val="00E47410"/>
    <w:rsid w:val="00E474C9"/>
    <w:rsid w:val="00E544A9"/>
    <w:rsid w:val="00E550D0"/>
    <w:rsid w:val="00E562F4"/>
    <w:rsid w:val="00E619EF"/>
    <w:rsid w:val="00E713BA"/>
    <w:rsid w:val="00E82694"/>
    <w:rsid w:val="00EA04FD"/>
    <w:rsid w:val="00EA65F7"/>
    <w:rsid w:val="00EA6BD2"/>
    <w:rsid w:val="00EB1A74"/>
    <w:rsid w:val="00EB3E73"/>
    <w:rsid w:val="00EB6995"/>
    <w:rsid w:val="00EB764B"/>
    <w:rsid w:val="00EC1FD5"/>
    <w:rsid w:val="00EC54B6"/>
    <w:rsid w:val="00ED1AF6"/>
    <w:rsid w:val="00EE0A24"/>
    <w:rsid w:val="00EE5B0C"/>
    <w:rsid w:val="00EF2AD6"/>
    <w:rsid w:val="00EF7D0D"/>
    <w:rsid w:val="00F07D07"/>
    <w:rsid w:val="00F101D0"/>
    <w:rsid w:val="00F12152"/>
    <w:rsid w:val="00F13112"/>
    <w:rsid w:val="00F16C10"/>
    <w:rsid w:val="00F241CE"/>
    <w:rsid w:val="00F25B79"/>
    <w:rsid w:val="00F32C02"/>
    <w:rsid w:val="00F4141F"/>
    <w:rsid w:val="00F51554"/>
    <w:rsid w:val="00F561AA"/>
    <w:rsid w:val="00F64D62"/>
    <w:rsid w:val="00F71A1C"/>
    <w:rsid w:val="00F730DF"/>
    <w:rsid w:val="00F80229"/>
    <w:rsid w:val="00F82B69"/>
    <w:rsid w:val="00F844FD"/>
    <w:rsid w:val="00F86812"/>
    <w:rsid w:val="00F874A4"/>
    <w:rsid w:val="00F91667"/>
    <w:rsid w:val="00F91FE7"/>
    <w:rsid w:val="00F9283A"/>
    <w:rsid w:val="00F956FC"/>
    <w:rsid w:val="00FA4BCB"/>
    <w:rsid w:val="00FC5D78"/>
    <w:rsid w:val="00FD1F9E"/>
    <w:rsid w:val="00FD7891"/>
    <w:rsid w:val="00FE22D4"/>
    <w:rsid w:val="00FF037E"/>
    <w:rsid w:val="00FF5329"/>
    <w:rsid w:val="0A13EE2F"/>
    <w:rsid w:val="117A923D"/>
    <w:rsid w:val="1258BC31"/>
    <w:rsid w:val="162DC271"/>
    <w:rsid w:val="18717208"/>
    <w:rsid w:val="1A38ADCE"/>
    <w:rsid w:val="1B643344"/>
    <w:rsid w:val="1CAA4EFF"/>
    <w:rsid w:val="1F754461"/>
    <w:rsid w:val="1FD09438"/>
    <w:rsid w:val="1FF8CD4D"/>
    <w:rsid w:val="231DB859"/>
    <w:rsid w:val="2698E48A"/>
    <w:rsid w:val="275D053D"/>
    <w:rsid w:val="2A8C474E"/>
    <w:rsid w:val="2E118919"/>
    <w:rsid w:val="327EEA71"/>
    <w:rsid w:val="332888F5"/>
    <w:rsid w:val="34AE4C96"/>
    <w:rsid w:val="34C12A26"/>
    <w:rsid w:val="383A6ADC"/>
    <w:rsid w:val="4E5CDD7F"/>
    <w:rsid w:val="50994E37"/>
    <w:rsid w:val="57770342"/>
    <w:rsid w:val="58A400AD"/>
    <w:rsid w:val="58E717C9"/>
    <w:rsid w:val="61AFB149"/>
    <w:rsid w:val="663F1BB8"/>
    <w:rsid w:val="6741D2E9"/>
    <w:rsid w:val="69DE110F"/>
    <w:rsid w:val="6D2938D9"/>
    <w:rsid w:val="6F59B6C6"/>
    <w:rsid w:val="71213631"/>
    <w:rsid w:val="742BF1E0"/>
    <w:rsid w:val="78CD292B"/>
    <w:rsid w:val="7EF9B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3CFF"/>
  <w15:chartTrackingRefBased/>
  <w15:docId w15:val="{C8716764-F72F-E54E-B734-5358217F2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826"/>
  </w:style>
  <w:style w:type="paragraph" w:styleId="Heading1">
    <w:name w:val="heading 1"/>
    <w:basedOn w:val="Normal"/>
    <w:next w:val="Normal"/>
    <w:link w:val="Heading1Char"/>
    <w:uiPriority w:val="9"/>
    <w:qFormat/>
    <w:rsid w:val="00DC1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4012"/>
    <w:pPr>
      <w:outlineLvl w:val="1"/>
    </w:pPr>
    <w:rPr>
      <w:b/>
      <w:bCs/>
    </w:rPr>
  </w:style>
  <w:style w:type="paragraph" w:styleId="Heading3">
    <w:name w:val="heading 3"/>
    <w:basedOn w:val="Normal"/>
    <w:next w:val="Normal"/>
    <w:link w:val="Heading3Char"/>
    <w:uiPriority w:val="9"/>
    <w:unhideWhenUsed/>
    <w:qFormat/>
    <w:rsid w:val="00084012"/>
    <w:pPr>
      <w:outlineLvl w:val="2"/>
    </w:pPr>
    <w:rPr>
      <w:i/>
      <w:iCs/>
    </w:rPr>
  </w:style>
  <w:style w:type="paragraph" w:styleId="Heading4">
    <w:name w:val="heading 4"/>
    <w:basedOn w:val="Normal"/>
    <w:next w:val="Normal"/>
    <w:link w:val="Heading4Char"/>
    <w:uiPriority w:val="9"/>
    <w:unhideWhenUsed/>
    <w:qFormat/>
    <w:rsid w:val="004E4A26"/>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C1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4012"/>
    <w:rPr>
      <w:b/>
      <w:bCs/>
    </w:rPr>
  </w:style>
  <w:style w:type="character" w:customStyle="1" w:styleId="Heading3Char">
    <w:name w:val="Heading 3 Char"/>
    <w:basedOn w:val="DefaultParagraphFont"/>
    <w:link w:val="Heading3"/>
    <w:uiPriority w:val="9"/>
    <w:rsid w:val="00084012"/>
    <w:rPr>
      <w:i/>
      <w:iCs/>
    </w:rPr>
  </w:style>
  <w:style w:type="character" w:customStyle="1" w:styleId="Heading4Char">
    <w:name w:val="Heading 4 Char"/>
    <w:basedOn w:val="DefaultParagraphFont"/>
    <w:link w:val="Heading4"/>
    <w:uiPriority w:val="9"/>
    <w:rsid w:val="004E4A26"/>
    <w:rPr>
      <w:rFonts w:eastAsiaTheme="majorEastAsia" w:cstheme="majorBidi"/>
      <w:i/>
      <w:iCs/>
    </w:rPr>
  </w:style>
  <w:style w:type="character" w:customStyle="1" w:styleId="Heading5Char">
    <w:name w:val="Heading 5 Char"/>
    <w:basedOn w:val="DefaultParagraphFont"/>
    <w:link w:val="Heading5"/>
    <w:uiPriority w:val="9"/>
    <w:semiHidden/>
    <w:rsid w:val="00DC1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5EC"/>
    <w:rPr>
      <w:rFonts w:eastAsiaTheme="majorEastAsia" w:cstheme="majorBidi"/>
      <w:color w:val="272727" w:themeColor="text1" w:themeTint="D8"/>
    </w:rPr>
  </w:style>
  <w:style w:type="paragraph" w:styleId="Title">
    <w:name w:val="Title"/>
    <w:basedOn w:val="Normal"/>
    <w:next w:val="Normal"/>
    <w:link w:val="TitleChar"/>
    <w:uiPriority w:val="10"/>
    <w:qFormat/>
    <w:rsid w:val="00DC1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EC"/>
    <w:pPr>
      <w:spacing w:before="160"/>
      <w:jc w:val="center"/>
    </w:pPr>
    <w:rPr>
      <w:i/>
      <w:iCs/>
      <w:color w:val="404040" w:themeColor="text1" w:themeTint="BF"/>
    </w:rPr>
  </w:style>
  <w:style w:type="character" w:customStyle="1" w:styleId="QuoteChar">
    <w:name w:val="Quote Char"/>
    <w:basedOn w:val="DefaultParagraphFont"/>
    <w:link w:val="Quote"/>
    <w:uiPriority w:val="29"/>
    <w:rsid w:val="00DC15EC"/>
    <w:rPr>
      <w:i/>
      <w:iCs/>
      <w:color w:val="404040" w:themeColor="text1" w:themeTint="BF"/>
    </w:rPr>
  </w:style>
  <w:style w:type="paragraph" w:styleId="ListParagraph">
    <w:name w:val="List Paragraph"/>
    <w:basedOn w:val="Normal"/>
    <w:uiPriority w:val="34"/>
    <w:qFormat/>
    <w:rsid w:val="00DC15EC"/>
    <w:pPr>
      <w:ind w:left="720"/>
      <w:contextualSpacing/>
    </w:pPr>
  </w:style>
  <w:style w:type="character" w:styleId="IntenseEmphasis">
    <w:name w:val="Intense Emphasis"/>
    <w:basedOn w:val="DefaultParagraphFont"/>
    <w:uiPriority w:val="21"/>
    <w:qFormat/>
    <w:rsid w:val="00DC15EC"/>
    <w:rPr>
      <w:i/>
      <w:iCs/>
      <w:color w:val="0F4761" w:themeColor="accent1" w:themeShade="BF"/>
    </w:rPr>
  </w:style>
  <w:style w:type="paragraph" w:styleId="IntenseQuote">
    <w:name w:val="Intense Quote"/>
    <w:basedOn w:val="Normal"/>
    <w:next w:val="Normal"/>
    <w:link w:val="IntenseQuoteChar"/>
    <w:uiPriority w:val="30"/>
    <w:qFormat/>
    <w:rsid w:val="00DC1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5EC"/>
    <w:rPr>
      <w:i/>
      <w:iCs/>
      <w:color w:val="0F4761" w:themeColor="accent1" w:themeShade="BF"/>
    </w:rPr>
  </w:style>
  <w:style w:type="character" w:styleId="IntenseReference">
    <w:name w:val="Intense Reference"/>
    <w:basedOn w:val="DefaultParagraphFont"/>
    <w:uiPriority w:val="32"/>
    <w:qFormat/>
    <w:rsid w:val="00DC15EC"/>
    <w:rPr>
      <w:b/>
      <w:bCs/>
      <w:smallCaps/>
      <w:color w:val="0F4761" w:themeColor="accent1" w:themeShade="BF"/>
      <w:spacing w:val="5"/>
    </w:rPr>
  </w:style>
  <w:style w:type="table" w:styleId="TableGrid">
    <w:name w:val="Table Grid"/>
    <w:basedOn w:val="TableNormal"/>
    <w:uiPriority w:val="39"/>
    <w:rsid w:val="004A2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87764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7764D"/>
    <w:rPr>
      <w:sz w:val="20"/>
      <w:szCs w:val="20"/>
    </w:rPr>
  </w:style>
  <w:style w:type="character" w:styleId="EndnoteReference">
    <w:name w:val="endnote reference"/>
    <w:basedOn w:val="DefaultParagraphFont"/>
    <w:uiPriority w:val="99"/>
    <w:semiHidden/>
    <w:unhideWhenUsed/>
    <w:rsid w:val="0087764D"/>
    <w:rPr>
      <w:vertAlign w:val="superscript"/>
    </w:rPr>
  </w:style>
  <w:style w:type="character" w:styleId="CommentReference">
    <w:name w:val="annotation reference"/>
    <w:basedOn w:val="DefaultParagraphFont"/>
    <w:uiPriority w:val="99"/>
    <w:semiHidden/>
    <w:unhideWhenUsed/>
    <w:rsid w:val="00062765"/>
    <w:rPr>
      <w:sz w:val="16"/>
      <w:szCs w:val="16"/>
    </w:rPr>
  </w:style>
  <w:style w:type="paragraph" w:styleId="CommentText">
    <w:name w:val="annotation text"/>
    <w:basedOn w:val="Normal"/>
    <w:link w:val="CommentTextChar"/>
    <w:uiPriority w:val="99"/>
    <w:semiHidden/>
    <w:unhideWhenUsed/>
    <w:rsid w:val="00062765"/>
    <w:pPr>
      <w:spacing w:line="240" w:lineRule="auto"/>
    </w:pPr>
    <w:rPr>
      <w:sz w:val="20"/>
      <w:szCs w:val="20"/>
    </w:rPr>
  </w:style>
  <w:style w:type="character" w:customStyle="1" w:styleId="CommentTextChar">
    <w:name w:val="Comment Text Char"/>
    <w:basedOn w:val="DefaultParagraphFont"/>
    <w:link w:val="CommentText"/>
    <w:uiPriority w:val="99"/>
    <w:semiHidden/>
    <w:rsid w:val="00062765"/>
    <w:rPr>
      <w:sz w:val="20"/>
      <w:szCs w:val="20"/>
    </w:rPr>
  </w:style>
  <w:style w:type="paragraph" w:styleId="CommentSubject">
    <w:name w:val="annotation subject"/>
    <w:basedOn w:val="CommentText"/>
    <w:next w:val="CommentText"/>
    <w:link w:val="CommentSubjectChar"/>
    <w:uiPriority w:val="99"/>
    <w:semiHidden/>
    <w:unhideWhenUsed/>
    <w:rsid w:val="00062765"/>
    <w:rPr>
      <w:b/>
      <w:bCs/>
    </w:rPr>
  </w:style>
  <w:style w:type="character" w:customStyle="1" w:styleId="CommentSubjectChar">
    <w:name w:val="Comment Subject Char"/>
    <w:basedOn w:val="CommentTextChar"/>
    <w:link w:val="CommentSubject"/>
    <w:uiPriority w:val="99"/>
    <w:semiHidden/>
    <w:rsid w:val="00062765"/>
    <w:rPr>
      <w:b/>
      <w:bCs/>
      <w:sz w:val="20"/>
      <w:szCs w:val="20"/>
    </w:rPr>
  </w:style>
  <w:style w:type="character" w:styleId="Mention">
    <w:name w:val="Mention"/>
    <w:basedOn w:val="DefaultParagraphFont"/>
    <w:uiPriority w:val="99"/>
    <w:unhideWhenUsed/>
    <w:rsid w:val="00CC04A3"/>
    <w:rPr>
      <w:color w:val="2B579A"/>
      <w:shd w:val="clear" w:color="auto" w:fill="E1DFDD"/>
    </w:rPr>
  </w:style>
  <w:style w:type="paragraph" w:styleId="Header">
    <w:name w:val="header"/>
    <w:basedOn w:val="Normal"/>
    <w:link w:val="HeaderChar"/>
    <w:uiPriority w:val="99"/>
    <w:semiHidden/>
    <w:unhideWhenUsed/>
    <w:rsid w:val="004D37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378A"/>
  </w:style>
  <w:style w:type="paragraph" w:styleId="Footer">
    <w:name w:val="footer"/>
    <w:basedOn w:val="Normal"/>
    <w:link w:val="FooterChar"/>
    <w:uiPriority w:val="99"/>
    <w:semiHidden/>
    <w:unhideWhenUsed/>
    <w:rsid w:val="004D37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378A"/>
  </w:style>
  <w:style w:type="paragraph" w:styleId="Revision">
    <w:name w:val="Revision"/>
    <w:hidden/>
    <w:uiPriority w:val="99"/>
    <w:semiHidden/>
    <w:rsid w:val="00917A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531">
      <w:bodyDiv w:val="1"/>
      <w:marLeft w:val="0"/>
      <w:marRight w:val="0"/>
      <w:marTop w:val="0"/>
      <w:marBottom w:val="0"/>
      <w:divBdr>
        <w:top w:val="none" w:sz="0" w:space="0" w:color="auto"/>
        <w:left w:val="none" w:sz="0" w:space="0" w:color="auto"/>
        <w:bottom w:val="none" w:sz="0" w:space="0" w:color="auto"/>
        <w:right w:val="none" w:sz="0" w:space="0" w:color="auto"/>
      </w:divBdr>
      <w:divsChild>
        <w:div w:id="772549778">
          <w:marLeft w:val="360"/>
          <w:marRight w:val="0"/>
          <w:marTop w:val="200"/>
          <w:marBottom w:val="0"/>
          <w:divBdr>
            <w:top w:val="none" w:sz="0" w:space="0" w:color="auto"/>
            <w:left w:val="none" w:sz="0" w:space="0" w:color="auto"/>
            <w:bottom w:val="none" w:sz="0" w:space="0" w:color="auto"/>
            <w:right w:val="none" w:sz="0" w:space="0" w:color="auto"/>
          </w:divBdr>
        </w:div>
        <w:div w:id="755515847">
          <w:marLeft w:val="360"/>
          <w:marRight w:val="0"/>
          <w:marTop w:val="200"/>
          <w:marBottom w:val="0"/>
          <w:divBdr>
            <w:top w:val="none" w:sz="0" w:space="0" w:color="auto"/>
            <w:left w:val="none" w:sz="0" w:space="0" w:color="auto"/>
            <w:bottom w:val="none" w:sz="0" w:space="0" w:color="auto"/>
            <w:right w:val="none" w:sz="0" w:space="0" w:color="auto"/>
          </w:divBdr>
        </w:div>
      </w:divsChild>
    </w:div>
    <w:div w:id="30426728">
      <w:bodyDiv w:val="1"/>
      <w:marLeft w:val="0"/>
      <w:marRight w:val="0"/>
      <w:marTop w:val="0"/>
      <w:marBottom w:val="0"/>
      <w:divBdr>
        <w:top w:val="none" w:sz="0" w:space="0" w:color="auto"/>
        <w:left w:val="none" w:sz="0" w:space="0" w:color="auto"/>
        <w:bottom w:val="none" w:sz="0" w:space="0" w:color="auto"/>
        <w:right w:val="none" w:sz="0" w:space="0" w:color="auto"/>
      </w:divBdr>
      <w:divsChild>
        <w:div w:id="1012534827">
          <w:marLeft w:val="547"/>
          <w:marRight w:val="0"/>
          <w:marTop w:val="200"/>
          <w:marBottom w:val="0"/>
          <w:divBdr>
            <w:top w:val="none" w:sz="0" w:space="0" w:color="auto"/>
            <w:left w:val="none" w:sz="0" w:space="0" w:color="auto"/>
            <w:bottom w:val="none" w:sz="0" w:space="0" w:color="auto"/>
            <w:right w:val="none" w:sz="0" w:space="0" w:color="auto"/>
          </w:divBdr>
        </w:div>
      </w:divsChild>
    </w:div>
    <w:div w:id="248971624">
      <w:bodyDiv w:val="1"/>
      <w:marLeft w:val="0"/>
      <w:marRight w:val="0"/>
      <w:marTop w:val="0"/>
      <w:marBottom w:val="0"/>
      <w:divBdr>
        <w:top w:val="none" w:sz="0" w:space="0" w:color="auto"/>
        <w:left w:val="none" w:sz="0" w:space="0" w:color="auto"/>
        <w:bottom w:val="none" w:sz="0" w:space="0" w:color="auto"/>
        <w:right w:val="none" w:sz="0" w:space="0" w:color="auto"/>
      </w:divBdr>
      <w:divsChild>
        <w:div w:id="75591111">
          <w:marLeft w:val="360"/>
          <w:marRight w:val="0"/>
          <w:marTop w:val="200"/>
          <w:marBottom w:val="0"/>
          <w:divBdr>
            <w:top w:val="none" w:sz="0" w:space="0" w:color="auto"/>
            <w:left w:val="none" w:sz="0" w:space="0" w:color="auto"/>
            <w:bottom w:val="none" w:sz="0" w:space="0" w:color="auto"/>
            <w:right w:val="none" w:sz="0" w:space="0" w:color="auto"/>
          </w:divBdr>
        </w:div>
        <w:div w:id="1885679039">
          <w:marLeft w:val="1080"/>
          <w:marRight w:val="0"/>
          <w:marTop w:val="160"/>
          <w:marBottom w:val="0"/>
          <w:divBdr>
            <w:top w:val="none" w:sz="0" w:space="0" w:color="auto"/>
            <w:left w:val="none" w:sz="0" w:space="0" w:color="auto"/>
            <w:bottom w:val="none" w:sz="0" w:space="0" w:color="auto"/>
            <w:right w:val="none" w:sz="0" w:space="0" w:color="auto"/>
          </w:divBdr>
        </w:div>
        <w:div w:id="170032084">
          <w:marLeft w:val="1080"/>
          <w:marRight w:val="0"/>
          <w:marTop w:val="160"/>
          <w:marBottom w:val="0"/>
          <w:divBdr>
            <w:top w:val="none" w:sz="0" w:space="0" w:color="auto"/>
            <w:left w:val="none" w:sz="0" w:space="0" w:color="auto"/>
            <w:bottom w:val="none" w:sz="0" w:space="0" w:color="auto"/>
            <w:right w:val="none" w:sz="0" w:space="0" w:color="auto"/>
          </w:divBdr>
        </w:div>
      </w:divsChild>
    </w:div>
    <w:div w:id="450513825">
      <w:bodyDiv w:val="1"/>
      <w:marLeft w:val="0"/>
      <w:marRight w:val="0"/>
      <w:marTop w:val="0"/>
      <w:marBottom w:val="0"/>
      <w:divBdr>
        <w:top w:val="none" w:sz="0" w:space="0" w:color="auto"/>
        <w:left w:val="none" w:sz="0" w:space="0" w:color="auto"/>
        <w:bottom w:val="none" w:sz="0" w:space="0" w:color="auto"/>
        <w:right w:val="none" w:sz="0" w:space="0" w:color="auto"/>
      </w:divBdr>
    </w:div>
    <w:div w:id="635573205">
      <w:bodyDiv w:val="1"/>
      <w:marLeft w:val="0"/>
      <w:marRight w:val="0"/>
      <w:marTop w:val="0"/>
      <w:marBottom w:val="0"/>
      <w:divBdr>
        <w:top w:val="none" w:sz="0" w:space="0" w:color="auto"/>
        <w:left w:val="none" w:sz="0" w:space="0" w:color="auto"/>
        <w:bottom w:val="none" w:sz="0" w:space="0" w:color="auto"/>
        <w:right w:val="none" w:sz="0" w:space="0" w:color="auto"/>
      </w:divBdr>
      <w:divsChild>
        <w:div w:id="268398450">
          <w:marLeft w:val="360"/>
          <w:marRight w:val="0"/>
          <w:marTop w:val="200"/>
          <w:marBottom w:val="0"/>
          <w:divBdr>
            <w:top w:val="none" w:sz="0" w:space="0" w:color="auto"/>
            <w:left w:val="none" w:sz="0" w:space="0" w:color="auto"/>
            <w:bottom w:val="none" w:sz="0" w:space="0" w:color="auto"/>
            <w:right w:val="none" w:sz="0" w:space="0" w:color="auto"/>
          </w:divBdr>
        </w:div>
        <w:div w:id="1702196779">
          <w:marLeft w:val="1267"/>
          <w:marRight w:val="0"/>
          <w:marTop w:val="160"/>
          <w:marBottom w:val="0"/>
          <w:divBdr>
            <w:top w:val="none" w:sz="0" w:space="0" w:color="auto"/>
            <w:left w:val="none" w:sz="0" w:space="0" w:color="auto"/>
            <w:bottom w:val="none" w:sz="0" w:space="0" w:color="auto"/>
            <w:right w:val="none" w:sz="0" w:space="0" w:color="auto"/>
          </w:divBdr>
        </w:div>
        <w:div w:id="681199305">
          <w:marLeft w:val="1267"/>
          <w:marRight w:val="0"/>
          <w:marTop w:val="160"/>
          <w:marBottom w:val="0"/>
          <w:divBdr>
            <w:top w:val="none" w:sz="0" w:space="0" w:color="auto"/>
            <w:left w:val="none" w:sz="0" w:space="0" w:color="auto"/>
            <w:bottom w:val="none" w:sz="0" w:space="0" w:color="auto"/>
            <w:right w:val="none" w:sz="0" w:space="0" w:color="auto"/>
          </w:divBdr>
        </w:div>
        <w:div w:id="1958246536">
          <w:marLeft w:val="1267"/>
          <w:marRight w:val="0"/>
          <w:marTop w:val="160"/>
          <w:marBottom w:val="0"/>
          <w:divBdr>
            <w:top w:val="none" w:sz="0" w:space="0" w:color="auto"/>
            <w:left w:val="none" w:sz="0" w:space="0" w:color="auto"/>
            <w:bottom w:val="none" w:sz="0" w:space="0" w:color="auto"/>
            <w:right w:val="none" w:sz="0" w:space="0" w:color="auto"/>
          </w:divBdr>
        </w:div>
        <w:div w:id="712311883">
          <w:marLeft w:val="1267"/>
          <w:marRight w:val="0"/>
          <w:marTop w:val="160"/>
          <w:marBottom w:val="0"/>
          <w:divBdr>
            <w:top w:val="none" w:sz="0" w:space="0" w:color="auto"/>
            <w:left w:val="none" w:sz="0" w:space="0" w:color="auto"/>
            <w:bottom w:val="none" w:sz="0" w:space="0" w:color="auto"/>
            <w:right w:val="none" w:sz="0" w:space="0" w:color="auto"/>
          </w:divBdr>
        </w:div>
        <w:div w:id="1671250222">
          <w:marLeft w:val="1267"/>
          <w:marRight w:val="0"/>
          <w:marTop w:val="160"/>
          <w:marBottom w:val="0"/>
          <w:divBdr>
            <w:top w:val="none" w:sz="0" w:space="0" w:color="auto"/>
            <w:left w:val="none" w:sz="0" w:space="0" w:color="auto"/>
            <w:bottom w:val="none" w:sz="0" w:space="0" w:color="auto"/>
            <w:right w:val="none" w:sz="0" w:space="0" w:color="auto"/>
          </w:divBdr>
        </w:div>
      </w:divsChild>
    </w:div>
    <w:div w:id="852108185">
      <w:bodyDiv w:val="1"/>
      <w:marLeft w:val="0"/>
      <w:marRight w:val="0"/>
      <w:marTop w:val="0"/>
      <w:marBottom w:val="0"/>
      <w:divBdr>
        <w:top w:val="none" w:sz="0" w:space="0" w:color="auto"/>
        <w:left w:val="none" w:sz="0" w:space="0" w:color="auto"/>
        <w:bottom w:val="none" w:sz="0" w:space="0" w:color="auto"/>
        <w:right w:val="none" w:sz="0" w:space="0" w:color="auto"/>
      </w:divBdr>
    </w:div>
    <w:div w:id="879517829">
      <w:bodyDiv w:val="1"/>
      <w:marLeft w:val="0"/>
      <w:marRight w:val="0"/>
      <w:marTop w:val="0"/>
      <w:marBottom w:val="0"/>
      <w:divBdr>
        <w:top w:val="none" w:sz="0" w:space="0" w:color="auto"/>
        <w:left w:val="none" w:sz="0" w:space="0" w:color="auto"/>
        <w:bottom w:val="none" w:sz="0" w:space="0" w:color="auto"/>
        <w:right w:val="none" w:sz="0" w:space="0" w:color="auto"/>
      </w:divBdr>
    </w:div>
    <w:div w:id="933435828">
      <w:bodyDiv w:val="1"/>
      <w:marLeft w:val="0"/>
      <w:marRight w:val="0"/>
      <w:marTop w:val="0"/>
      <w:marBottom w:val="0"/>
      <w:divBdr>
        <w:top w:val="none" w:sz="0" w:space="0" w:color="auto"/>
        <w:left w:val="none" w:sz="0" w:space="0" w:color="auto"/>
        <w:bottom w:val="none" w:sz="0" w:space="0" w:color="auto"/>
        <w:right w:val="none" w:sz="0" w:space="0" w:color="auto"/>
      </w:divBdr>
    </w:div>
    <w:div w:id="1026637894">
      <w:bodyDiv w:val="1"/>
      <w:marLeft w:val="0"/>
      <w:marRight w:val="0"/>
      <w:marTop w:val="0"/>
      <w:marBottom w:val="0"/>
      <w:divBdr>
        <w:top w:val="none" w:sz="0" w:space="0" w:color="auto"/>
        <w:left w:val="none" w:sz="0" w:space="0" w:color="auto"/>
        <w:bottom w:val="none" w:sz="0" w:space="0" w:color="auto"/>
        <w:right w:val="none" w:sz="0" w:space="0" w:color="auto"/>
      </w:divBdr>
      <w:divsChild>
        <w:div w:id="120728252">
          <w:marLeft w:val="547"/>
          <w:marRight w:val="0"/>
          <w:marTop w:val="200"/>
          <w:marBottom w:val="0"/>
          <w:divBdr>
            <w:top w:val="none" w:sz="0" w:space="0" w:color="auto"/>
            <w:left w:val="none" w:sz="0" w:space="0" w:color="auto"/>
            <w:bottom w:val="none" w:sz="0" w:space="0" w:color="auto"/>
            <w:right w:val="none" w:sz="0" w:space="0" w:color="auto"/>
          </w:divBdr>
        </w:div>
        <w:div w:id="1604261192">
          <w:marLeft w:val="1080"/>
          <w:marRight w:val="0"/>
          <w:marTop w:val="160"/>
          <w:marBottom w:val="0"/>
          <w:divBdr>
            <w:top w:val="none" w:sz="0" w:space="0" w:color="auto"/>
            <w:left w:val="none" w:sz="0" w:space="0" w:color="auto"/>
            <w:bottom w:val="none" w:sz="0" w:space="0" w:color="auto"/>
            <w:right w:val="none" w:sz="0" w:space="0" w:color="auto"/>
          </w:divBdr>
        </w:div>
        <w:div w:id="2062825507">
          <w:marLeft w:val="1080"/>
          <w:marRight w:val="0"/>
          <w:marTop w:val="160"/>
          <w:marBottom w:val="0"/>
          <w:divBdr>
            <w:top w:val="none" w:sz="0" w:space="0" w:color="auto"/>
            <w:left w:val="none" w:sz="0" w:space="0" w:color="auto"/>
            <w:bottom w:val="none" w:sz="0" w:space="0" w:color="auto"/>
            <w:right w:val="none" w:sz="0" w:space="0" w:color="auto"/>
          </w:divBdr>
        </w:div>
        <w:div w:id="1118527206">
          <w:marLeft w:val="1080"/>
          <w:marRight w:val="0"/>
          <w:marTop w:val="160"/>
          <w:marBottom w:val="0"/>
          <w:divBdr>
            <w:top w:val="none" w:sz="0" w:space="0" w:color="auto"/>
            <w:left w:val="none" w:sz="0" w:space="0" w:color="auto"/>
            <w:bottom w:val="none" w:sz="0" w:space="0" w:color="auto"/>
            <w:right w:val="none" w:sz="0" w:space="0" w:color="auto"/>
          </w:divBdr>
        </w:div>
      </w:divsChild>
    </w:div>
    <w:div w:id="1076322990">
      <w:bodyDiv w:val="1"/>
      <w:marLeft w:val="0"/>
      <w:marRight w:val="0"/>
      <w:marTop w:val="0"/>
      <w:marBottom w:val="0"/>
      <w:divBdr>
        <w:top w:val="none" w:sz="0" w:space="0" w:color="auto"/>
        <w:left w:val="none" w:sz="0" w:space="0" w:color="auto"/>
        <w:bottom w:val="none" w:sz="0" w:space="0" w:color="auto"/>
        <w:right w:val="none" w:sz="0" w:space="0" w:color="auto"/>
      </w:divBdr>
    </w:div>
    <w:div w:id="1218009747">
      <w:bodyDiv w:val="1"/>
      <w:marLeft w:val="0"/>
      <w:marRight w:val="0"/>
      <w:marTop w:val="0"/>
      <w:marBottom w:val="0"/>
      <w:divBdr>
        <w:top w:val="none" w:sz="0" w:space="0" w:color="auto"/>
        <w:left w:val="none" w:sz="0" w:space="0" w:color="auto"/>
        <w:bottom w:val="none" w:sz="0" w:space="0" w:color="auto"/>
        <w:right w:val="none" w:sz="0" w:space="0" w:color="auto"/>
      </w:divBdr>
    </w:div>
    <w:div w:id="1282372820">
      <w:bodyDiv w:val="1"/>
      <w:marLeft w:val="0"/>
      <w:marRight w:val="0"/>
      <w:marTop w:val="0"/>
      <w:marBottom w:val="0"/>
      <w:divBdr>
        <w:top w:val="none" w:sz="0" w:space="0" w:color="auto"/>
        <w:left w:val="none" w:sz="0" w:space="0" w:color="auto"/>
        <w:bottom w:val="none" w:sz="0" w:space="0" w:color="auto"/>
        <w:right w:val="none" w:sz="0" w:space="0" w:color="auto"/>
      </w:divBdr>
      <w:divsChild>
        <w:div w:id="824978398">
          <w:marLeft w:val="360"/>
          <w:marRight w:val="0"/>
          <w:marTop w:val="200"/>
          <w:marBottom w:val="0"/>
          <w:divBdr>
            <w:top w:val="none" w:sz="0" w:space="0" w:color="auto"/>
            <w:left w:val="none" w:sz="0" w:space="0" w:color="auto"/>
            <w:bottom w:val="none" w:sz="0" w:space="0" w:color="auto"/>
            <w:right w:val="none" w:sz="0" w:space="0" w:color="auto"/>
          </w:divBdr>
        </w:div>
        <w:div w:id="1777167273">
          <w:marLeft w:val="360"/>
          <w:marRight w:val="0"/>
          <w:marTop w:val="200"/>
          <w:marBottom w:val="0"/>
          <w:divBdr>
            <w:top w:val="none" w:sz="0" w:space="0" w:color="auto"/>
            <w:left w:val="none" w:sz="0" w:space="0" w:color="auto"/>
            <w:bottom w:val="none" w:sz="0" w:space="0" w:color="auto"/>
            <w:right w:val="none" w:sz="0" w:space="0" w:color="auto"/>
          </w:divBdr>
        </w:div>
      </w:divsChild>
    </w:div>
    <w:div w:id="1337000793">
      <w:bodyDiv w:val="1"/>
      <w:marLeft w:val="0"/>
      <w:marRight w:val="0"/>
      <w:marTop w:val="0"/>
      <w:marBottom w:val="0"/>
      <w:divBdr>
        <w:top w:val="none" w:sz="0" w:space="0" w:color="auto"/>
        <w:left w:val="none" w:sz="0" w:space="0" w:color="auto"/>
        <w:bottom w:val="none" w:sz="0" w:space="0" w:color="auto"/>
        <w:right w:val="none" w:sz="0" w:space="0" w:color="auto"/>
      </w:divBdr>
      <w:divsChild>
        <w:div w:id="305938969">
          <w:marLeft w:val="1080"/>
          <w:marRight w:val="0"/>
          <w:marTop w:val="160"/>
          <w:marBottom w:val="0"/>
          <w:divBdr>
            <w:top w:val="none" w:sz="0" w:space="0" w:color="auto"/>
            <w:left w:val="none" w:sz="0" w:space="0" w:color="auto"/>
            <w:bottom w:val="none" w:sz="0" w:space="0" w:color="auto"/>
            <w:right w:val="none" w:sz="0" w:space="0" w:color="auto"/>
          </w:divBdr>
        </w:div>
      </w:divsChild>
    </w:div>
    <w:div w:id="1378316852">
      <w:bodyDiv w:val="1"/>
      <w:marLeft w:val="0"/>
      <w:marRight w:val="0"/>
      <w:marTop w:val="0"/>
      <w:marBottom w:val="0"/>
      <w:divBdr>
        <w:top w:val="none" w:sz="0" w:space="0" w:color="auto"/>
        <w:left w:val="none" w:sz="0" w:space="0" w:color="auto"/>
        <w:bottom w:val="none" w:sz="0" w:space="0" w:color="auto"/>
        <w:right w:val="none" w:sz="0" w:space="0" w:color="auto"/>
      </w:divBdr>
      <w:divsChild>
        <w:div w:id="1467311777">
          <w:marLeft w:val="1080"/>
          <w:marRight w:val="0"/>
          <w:marTop w:val="160"/>
          <w:marBottom w:val="0"/>
          <w:divBdr>
            <w:top w:val="none" w:sz="0" w:space="0" w:color="auto"/>
            <w:left w:val="none" w:sz="0" w:space="0" w:color="auto"/>
            <w:bottom w:val="none" w:sz="0" w:space="0" w:color="auto"/>
            <w:right w:val="none" w:sz="0" w:space="0" w:color="auto"/>
          </w:divBdr>
        </w:div>
        <w:div w:id="1446731830">
          <w:marLeft w:val="1080"/>
          <w:marRight w:val="0"/>
          <w:marTop w:val="160"/>
          <w:marBottom w:val="0"/>
          <w:divBdr>
            <w:top w:val="none" w:sz="0" w:space="0" w:color="auto"/>
            <w:left w:val="none" w:sz="0" w:space="0" w:color="auto"/>
            <w:bottom w:val="none" w:sz="0" w:space="0" w:color="auto"/>
            <w:right w:val="none" w:sz="0" w:space="0" w:color="auto"/>
          </w:divBdr>
        </w:div>
        <w:div w:id="1067529148">
          <w:marLeft w:val="1080"/>
          <w:marRight w:val="0"/>
          <w:marTop w:val="160"/>
          <w:marBottom w:val="0"/>
          <w:divBdr>
            <w:top w:val="none" w:sz="0" w:space="0" w:color="auto"/>
            <w:left w:val="none" w:sz="0" w:space="0" w:color="auto"/>
            <w:bottom w:val="none" w:sz="0" w:space="0" w:color="auto"/>
            <w:right w:val="none" w:sz="0" w:space="0" w:color="auto"/>
          </w:divBdr>
        </w:div>
        <w:div w:id="1386223203">
          <w:marLeft w:val="1080"/>
          <w:marRight w:val="0"/>
          <w:marTop w:val="160"/>
          <w:marBottom w:val="0"/>
          <w:divBdr>
            <w:top w:val="none" w:sz="0" w:space="0" w:color="auto"/>
            <w:left w:val="none" w:sz="0" w:space="0" w:color="auto"/>
            <w:bottom w:val="none" w:sz="0" w:space="0" w:color="auto"/>
            <w:right w:val="none" w:sz="0" w:space="0" w:color="auto"/>
          </w:divBdr>
        </w:div>
        <w:div w:id="452528100">
          <w:marLeft w:val="1080"/>
          <w:marRight w:val="0"/>
          <w:marTop w:val="160"/>
          <w:marBottom w:val="0"/>
          <w:divBdr>
            <w:top w:val="none" w:sz="0" w:space="0" w:color="auto"/>
            <w:left w:val="none" w:sz="0" w:space="0" w:color="auto"/>
            <w:bottom w:val="none" w:sz="0" w:space="0" w:color="auto"/>
            <w:right w:val="none" w:sz="0" w:space="0" w:color="auto"/>
          </w:divBdr>
        </w:div>
      </w:divsChild>
    </w:div>
    <w:div w:id="1418939951">
      <w:bodyDiv w:val="1"/>
      <w:marLeft w:val="0"/>
      <w:marRight w:val="0"/>
      <w:marTop w:val="0"/>
      <w:marBottom w:val="0"/>
      <w:divBdr>
        <w:top w:val="none" w:sz="0" w:space="0" w:color="auto"/>
        <w:left w:val="none" w:sz="0" w:space="0" w:color="auto"/>
        <w:bottom w:val="none" w:sz="0" w:space="0" w:color="auto"/>
        <w:right w:val="none" w:sz="0" w:space="0" w:color="auto"/>
      </w:divBdr>
      <w:divsChild>
        <w:div w:id="543298072">
          <w:marLeft w:val="1080"/>
          <w:marRight w:val="0"/>
          <w:marTop w:val="160"/>
          <w:marBottom w:val="0"/>
          <w:divBdr>
            <w:top w:val="none" w:sz="0" w:space="0" w:color="auto"/>
            <w:left w:val="none" w:sz="0" w:space="0" w:color="auto"/>
            <w:bottom w:val="none" w:sz="0" w:space="0" w:color="auto"/>
            <w:right w:val="none" w:sz="0" w:space="0" w:color="auto"/>
          </w:divBdr>
        </w:div>
        <w:div w:id="2111076820">
          <w:marLeft w:val="1080"/>
          <w:marRight w:val="0"/>
          <w:marTop w:val="160"/>
          <w:marBottom w:val="0"/>
          <w:divBdr>
            <w:top w:val="none" w:sz="0" w:space="0" w:color="auto"/>
            <w:left w:val="none" w:sz="0" w:space="0" w:color="auto"/>
            <w:bottom w:val="none" w:sz="0" w:space="0" w:color="auto"/>
            <w:right w:val="none" w:sz="0" w:space="0" w:color="auto"/>
          </w:divBdr>
        </w:div>
      </w:divsChild>
    </w:div>
    <w:div w:id="1472286129">
      <w:bodyDiv w:val="1"/>
      <w:marLeft w:val="0"/>
      <w:marRight w:val="0"/>
      <w:marTop w:val="0"/>
      <w:marBottom w:val="0"/>
      <w:divBdr>
        <w:top w:val="none" w:sz="0" w:space="0" w:color="auto"/>
        <w:left w:val="none" w:sz="0" w:space="0" w:color="auto"/>
        <w:bottom w:val="none" w:sz="0" w:space="0" w:color="auto"/>
        <w:right w:val="none" w:sz="0" w:space="0" w:color="auto"/>
      </w:divBdr>
    </w:div>
    <w:div w:id="1756828651">
      <w:bodyDiv w:val="1"/>
      <w:marLeft w:val="0"/>
      <w:marRight w:val="0"/>
      <w:marTop w:val="0"/>
      <w:marBottom w:val="0"/>
      <w:divBdr>
        <w:top w:val="none" w:sz="0" w:space="0" w:color="auto"/>
        <w:left w:val="none" w:sz="0" w:space="0" w:color="auto"/>
        <w:bottom w:val="none" w:sz="0" w:space="0" w:color="auto"/>
        <w:right w:val="none" w:sz="0" w:space="0" w:color="auto"/>
      </w:divBdr>
    </w:div>
    <w:div w:id="2006087975">
      <w:bodyDiv w:val="1"/>
      <w:marLeft w:val="0"/>
      <w:marRight w:val="0"/>
      <w:marTop w:val="0"/>
      <w:marBottom w:val="0"/>
      <w:divBdr>
        <w:top w:val="none" w:sz="0" w:space="0" w:color="auto"/>
        <w:left w:val="none" w:sz="0" w:space="0" w:color="auto"/>
        <w:bottom w:val="none" w:sz="0" w:space="0" w:color="auto"/>
        <w:right w:val="none" w:sz="0" w:space="0" w:color="auto"/>
      </w:divBdr>
    </w:div>
    <w:div w:id="204331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D498F-8652-914F-9D08-E9E65A211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905</TotalTime>
  <Pages>11</Pages>
  <Words>3154</Words>
  <Characters>17978</Characters>
  <Application>Microsoft Office Word</Application>
  <DocSecurity>0</DocSecurity>
  <Lines>149</Lines>
  <Paragraphs>42</Paragraphs>
  <ScaleCrop>false</ScaleCrop>
  <Company/>
  <LinksUpToDate>false</LinksUpToDate>
  <CharactersWithSpaces>21090</CharactersWithSpaces>
  <SharedDoc>false</SharedDoc>
  <HLinks>
    <vt:vector size="6" baseType="variant">
      <vt:variant>
        <vt:i4>1704047</vt:i4>
      </vt:variant>
      <vt:variant>
        <vt:i4>0</vt:i4>
      </vt:variant>
      <vt:variant>
        <vt:i4>0</vt:i4>
      </vt:variant>
      <vt:variant>
        <vt:i4>5</vt:i4>
      </vt:variant>
      <vt:variant>
        <vt:lpwstr>mailto:iratan1@jh.edu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Bentley Allan</dc:creator>
  <cp:keywords/>
  <dc:description/>
  <cp:lastModifiedBy>Bentley Allan</cp:lastModifiedBy>
  <cp:revision>51</cp:revision>
  <dcterms:created xsi:type="dcterms:W3CDTF">2025-07-14T14:17:00Z</dcterms:created>
  <dcterms:modified xsi:type="dcterms:W3CDTF">2025-08-29T14:51:00Z</dcterms:modified>
</cp:coreProperties>
</file>